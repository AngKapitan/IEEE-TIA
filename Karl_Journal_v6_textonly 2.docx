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40ED86CC" w:rsidR="00002FAF" w:rsidRDefault="001239EF" w:rsidP="00002FAF">
      <w:pPr>
        <w:pStyle w:val="Title"/>
        <w:framePr w:w="0" w:hSpace="0" w:vSpace="0" w:wrap="auto" w:vAnchor="margin" w:hAnchor="text" w:xAlign="left" w:yAlign="inline"/>
      </w:pPr>
      <w:r>
        <w:t>Design and Implementation of a Non-coupled Integrated Transformer for a Two-phase Interleaved Flyback PFC Rectifier for USB PD 3.1 Applications</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6932CF0D" w:rsidR="00732E46" w:rsidRPr="00C936BE" w:rsidRDefault="001239EF"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Karl Raymond Dela Cruz Roque</w:t>
      </w:r>
      <w:r w:rsidR="000F2C11">
        <w:rPr>
          <w:color w:val="000000"/>
          <w:sz w:val="22"/>
          <w:szCs w:val="22"/>
        </w:rPr>
        <w:t xml:space="preserve">, </w:t>
      </w:r>
      <w:r>
        <w:rPr>
          <w:i/>
          <w:color w:val="000000"/>
          <w:sz w:val="22"/>
          <w:szCs w:val="22"/>
        </w:rPr>
        <w:t>Student Member</w:t>
      </w:r>
      <w:r w:rsidR="000F2C11">
        <w:rPr>
          <w:i/>
          <w:color w:val="000000"/>
          <w:sz w:val="22"/>
          <w:szCs w:val="22"/>
        </w:rPr>
        <w:t>, IEEE</w:t>
      </w:r>
      <w:r w:rsidR="000F2C11">
        <w:rPr>
          <w:color w:val="000000"/>
          <w:sz w:val="22"/>
          <w:szCs w:val="22"/>
        </w:rPr>
        <w:t xml:space="preserve">, </w:t>
      </w:r>
      <w:r w:rsidR="00A65888">
        <w:rPr>
          <w:color w:val="000000"/>
          <w:sz w:val="22"/>
          <w:szCs w:val="22"/>
        </w:rPr>
        <w:t>Haruki Hirasawa</w:t>
      </w:r>
      <w:r w:rsidR="000F2C11">
        <w:rPr>
          <w:color w:val="000000"/>
          <w:sz w:val="22"/>
          <w:szCs w:val="22"/>
        </w:rPr>
        <w:t xml:space="preserve">, </w:t>
      </w:r>
      <w:r w:rsidR="00A65888">
        <w:rPr>
          <w:color w:val="000000"/>
          <w:sz w:val="22"/>
          <w:szCs w:val="22"/>
        </w:rPr>
        <w:t>Sihoon Choi,</w:t>
      </w:r>
      <w:r w:rsidR="003B27F4">
        <w:rPr>
          <w:rFonts w:eastAsia="Malgun Gothic" w:hint="eastAsia"/>
          <w:color w:val="000000"/>
          <w:sz w:val="22"/>
          <w:szCs w:val="22"/>
          <w:lang w:eastAsia="ko-KR"/>
        </w:rPr>
        <w:t xml:space="preserve"> </w:t>
      </w:r>
      <w:r w:rsidR="00A65888">
        <w:rPr>
          <w:i/>
          <w:iCs/>
          <w:color w:val="000000"/>
          <w:sz w:val="22"/>
          <w:szCs w:val="22"/>
        </w:rPr>
        <w:t xml:space="preserve">Member, IEEE, </w:t>
      </w:r>
      <w:r w:rsidR="00271FB7" w:rsidRPr="00271FB7">
        <w:rPr>
          <w:color w:val="000000"/>
          <w:sz w:val="22"/>
          <w:szCs w:val="22"/>
        </w:rPr>
        <w:t>Yu</w:t>
      </w:r>
      <w:r w:rsidR="00271FB7">
        <w:rPr>
          <w:i/>
          <w:iCs/>
          <w:color w:val="000000"/>
          <w:sz w:val="22"/>
          <w:szCs w:val="22"/>
        </w:rPr>
        <w:t xml:space="preserve"> </w:t>
      </w:r>
      <w:r w:rsidR="00271FB7">
        <w:rPr>
          <w:color w:val="000000"/>
          <w:sz w:val="22"/>
          <w:szCs w:val="22"/>
        </w:rPr>
        <w:t xml:space="preserve">Yonezawa, </w:t>
      </w:r>
      <w:r w:rsidR="00A32B96">
        <w:rPr>
          <w:i/>
          <w:iCs/>
          <w:color w:val="000000"/>
          <w:sz w:val="22"/>
          <w:szCs w:val="22"/>
        </w:rPr>
        <w:t>Member, IEEE</w:t>
      </w:r>
      <w:r w:rsidR="00C936BE">
        <w:rPr>
          <w:i/>
          <w:iCs/>
          <w:color w:val="000000"/>
          <w:sz w:val="22"/>
          <w:szCs w:val="22"/>
        </w:rPr>
        <w:t xml:space="preserve">, </w:t>
      </w:r>
      <w:r w:rsidR="00C936BE">
        <w:rPr>
          <w:color w:val="000000"/>
          <w:sz w:val="22"/>
          <w:szCs w:val="22"/>
        </w:rPr>
        <w:t>Jun Imaoka</w:t>
      </w:r>
      <w:r w:rsidR="00C936BE" w:rsidRPr="00C936BE">
        <w:rPr>
          <w:i/>
          <w:iCs/>
          <w:color w:val="000000"/>
          <w:sz w:val="22"/>
          <w:szCs w:val="22"/>
        </w:rPr>
        <w:t>,</w:t>
      </w:r>
      <w:r w:rsidR="00C936BE">
        <w:rPr>
          <w:color w:val="000000"/>
          <w:sz w:val="22"/>
          <w:szCs w:val="22"/>
        </w:rPr>
        <w:t xml:space="preserve"> </w:t>
      </w:r>
      <w:r w:rsidR="00C936BE">
        <w:rPr>
          <w:i/>
          <w:iCs/>
          <w:color w:val="000000"/>
          <w:sz w:val="22"/>
          <w:szCs w:val="22"/>
        </w:rPr>
        <w:t>Member, IEEE</w:t>
      </w:r>
      <w:r w:rsidR="00A32B96">
        <w:rPr>
          <w:i/>
          <w:iCs/>
          <w:color w:val="000000"/>
          <w:sz w:val="22"/>
          <w:szCs w:val="22"/>
        </w:rPr>
        <w:t xml:space="preserve"> </w:t>
      </w:r>
      <w:r w:rsidR="000F2C11">
        <w:rPr>
          <w:color w:val="000000"/>
          <w:sz w:val="22"/>
          <w:szCs w:val="22"/>
        </w:rPr>
        <w:t xml:space="preserve">and </w:t>
      </w:r>
      <w:r w:rsidR="00C936BE">
        <w:rPr>
          <w:color w:val="000000"/>
          <w:sz w:val="22"/>
          <w:szCs w:val="22"/>
        </w:rPr>
        <w:t>Masayoshi Yamamoto,</w:t>
      </w:r>
      <w:r w:rsidR="00BB00A5">
        <w:rPr>
          <w:rFonts w:hint="eastAsia"/>
          <w:color w:val="000000"/>
          <w:sz w:val="22"/>
          <w:szCs w:val="22"/>
          <w:lang w:eastAsia="ja-JP"/>
        </w:rPr>
        <w:t xml:space="preserve"> </w:t>
      </w:r>
      <w:r w:rsidR="00C936BE">
        <w:rPr>
          <w:i/>
          <w:iCs/>
          <w:color w:val="000000"/>
          <w:sz w:val="22"/>
          <w:szCs w:val="22"/>
        </w:rPr>
        <w:t>Member, IEEE</w:t>
      </w:r>
    </w:p>
    <w:p w14:paraId="66416825" w14:textId="654C0952"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12"/>
          <w:type w:val="continuous"/>
          <w:pgSz w:w="12240" w:h="15840"/>
          <w:pgMar w:top="1008" w:right="936" w:bottom="1008" w:left="936" w:header="432" w:footer="432" w:gutter="0"/>
          <w:pgNumType w:start="1"/>
          <w:cols w:space="288"/>
        </w:sectPr>
      </w:pPr>
    </w:p>
    <w:p w14:paraId="4430B388" w14:textId="503E75EA" w:rsidR="00732E46" w:rsidRPr="00521986" w:rsidRDefault="00BE4774" w:rsidP="00A52070">
      <w:pPr>
        <w:pStyle w:val="Text"/>
        <w:ind w:firstLine="0"/>
        <w:rPr>
          <w:b/>
          <w:sz w:val="18"/>
          <w:szCs w:val="18"/>
          <w:lang w:val="en-PH"/>
        </w:rPr>
      </w:pPr>
      <w:r w:rsidRPr="006E071F">
        <w:rPr>
          <w:rFonts w:ascii="Times" w:hAnsi="Times"/>
          <w:sz w:val="18"/>
          <w:szCs w:val="18"/>
        </w:rPr>
        <w:footnoteReference w:customMarkFollows="1" w:id="2"/>
        <w:sym w:font="Symbol" w:char="F020"/>
      </w:r>
      <w:r w:rsidR="00A52070">
        <w:rPr>
          <w:rFonts w:ascii="Times" w:hAnsi="Times"/>
          <w:sz w:val="18"/>
          <w:szCs w:val="18"/>
        </w:rPr>
        <w:t xml:space="preserve">  </w:t>
      </w:r>
      <w:r w:rsidR="000F2C11">
        <w:rPr>
          <w:b/>
          <w:i/>
          <w:color w:val="000000"/>
          <w:sz w:val="18"/>
          <w:szCs w:val="18"/>
        </w:rPr>
        <w:t>Abstract</w:t>
      </w:r>
      <w:r w:rsidR="000F2C11">
        <w:rPr>
          <w:b/>
          <w:color w:val="000000"/>
          <w:sz w:val="18"/>
          <w:szCs w:val="18"/>
        </w:rPr>
        <w:t>—</w:t>
      </w:r>
      <w:commentRangeStart w:id="1"/>
      <w:r w:rsidR="00B243C6" w:rsidRPr="00B243C6">
        <w:rPr>
          <w:b/>
          <w:sz w:val="18"/>
          <w:szCs w:val="18"/>
          <w:lang w:val="en-PH"/>
        </w:rPr>
        <w:t>Universal serial bus power delivery (USB PD 3.1) is a widely-applied standard for</w:t>
      </w:r>
      <w:r w:rsidR="00B243C6">
        <w:rPr>
          <w:b/>
          <w:sz w:val="18"/>
          <w:szCs w:val="18"/>
          <w:lang w:val="en-PH"/>
        </w:rPr>
        <w:t xml:space="preserve"> </w:t>
      </w:r>
      <w:r w:rsidR="00B243C6" w:rsidRPr="00B243C6">
        <w:rPr>
          <w:b/>
          <w:sz w:val="18"/>
          <w:szCs w:val="18"/>
          <w:lang w:val="en-PH"/>
        </w:rPr>
        <w:t>a lot of electronic device charging. In 2021, USB PD 3.1 was announced with a</w:t>
      </w:r>
      <w:r w:rsidR="00B243C6">
        <w:rPr>
          <w:b/>
          <w:sz w:val="18"/>
          <w:szCs w:val="18"/>
          <w:lang w:val="en-PH"/>
        </w:rPr>
        <w:t xml:space="preserve"> </w:t>
      </w:r>
      <w:r w:rsidR="00B243C6" w:rsidRPr="00B243C6">
        <w:rPr>
          <w:b/>
          <w:sz w:val="18"/>
          <w:szCs w:val="18"/>
          <w:lang w:val="en-PH"/>
        </w:rPr>
        <w:t xml:space="preserve">variable output of 5 V to 48 V and a maximum output power of 240 W. A multi-phase </w:t>
      </w:r>
      <w:r w:rsidR="00B243C6">
        <w:rPr>
          <w:b/>
          <w:sz w:val="18"/>
          <w:szCs w:val="18"/>
          <w:lang w:val="en-PH"/>
        </w:rPr>
        <w:t>fl</w:t>
      </w:r>
      <w:r w:rsidR="00B243C6" w:rsidRPr="00B243C6">
        <w:rPr>
          <w:b/>
          <w:sz w:val="18"/>
          <w:szCs w:val="18"/>
          <w:lang w:val="en-PH"/>
        </w:rPr>
        <w:t>yback recti</w:t>
      </w:r>
      <w:r w:rsidR="00B243C6">
        <w:rPr>
          <w:b/>
          <w:sz w:val="18"/>
          <w:szCs w:val="18"/>
          <w:lang w:val="en-PH"/>
        </w:rPr>
        <w:t>fi</w:t>
      </w:r>
      <w:r w:rsidR="00B243C6" w:rsidRPr="00B243C6">
        <w:rPr>
          <w:b/>
          <w:sz w:val="18"/>
          <w:szCs w:val="18"/>
          <w:lang w:val="en-PH"/>
        </w:rPr>
        <w:t>er is capable of power factor correction, galvanic isolation, and</w:t>
      </w:r>
      <w:r w:rsidR="00B243C6">
        <w:rPr>
          <w:b/>
          <w:sz w:val="18"/>
          <w:szCs w:val="18"/>
          <w:lang w:val="en-PH"/>
        </w:rPr>
        <w:t xml:space="preserve"> </w:t>
      </w:r>
      <w:r w:rsidR="00B243C6" w:rsidRPr="00B243C6">
        <w:rPr>
          <w:b/>
          <w:sz w:val="18"/>
          <w:szCs w:val="18"/>
          <w:lang w:val="en-PH"/>
        </w:rPr>
        <w:t>wide output voltage range, and is proposed as an alternative topology for USB</w:t>
      </w:r>
      <w:r w:rsidR="00B243C6">
        <w:rPr>
          <w:b/>
          <w:sz w:val="18"/>
          <w:szCs w:val="18"/>
          <w:lang w:val="en-PH"/>
        </w:rPr>
        <w:t xml:space="preserve"> </w:t>
      </w:r>
      <w:r w:rsidR="00B243C6" w:rsidRPr="00B243C6">
        <w:rPr>
          <w:b/>
          <w:sz w:val="18"/>
          <w:szCs w:val="18"/>
          <w:lang w:val="en-PH"/>
        </w:rPr>
        <w:t>PD. However, the number of magnetic components increases with the number of</w:t>
      </w:r>
      <w:r w:rsidR="00B243C6">
        <w:rPr>
          <w:b/>
          <w:sz w:val="18"/>
          <w:szCs w:val="18"/>
          <w:lang w:val="en-PH"/>
        </w:rPr>
        <w:t xml:space="preserve"> </w:t>
      </w:r>
      <w:r w:rsidR="00B243C6" w:rsidRPr="00B243C6">
        <w:rPr>
          <w:b/>
          <w:sz w:val="18"/>
          <w:szCs w:val="18"/>
          <w:lang w:val="en-PH"/>
        </w:rPr>
        <w:t>phases, which can lead to lower power density. This paper proposes the design of a</w:t>
      </w:r>
      <w:r w:rsidR="00B243C6">
        <w:rPr>
          <w:b/>
          <w:sz w:val="18"/>
          <w:szCs w:val="18"/>
          <w:lang w:val="en-PH"/>
        </w:rPr>
        <w:t xml:space="preserve"> </w:t>
      </w:r>
      <w:r w:rsidR="00B243C6" w:rsidRPr="00B243C6">
        <w:rPr>
          <w:b/>
          <w:sz w:val="18"/>
          <w:szCs w:val="18"/>
          <w:lang w:val="en-PH"/>
        </w:rPr>
        <w:t xml:space="preserve">non-coupled integrated transformer for a two-phase interleaved </w:t>
      </w:r>
      <w:r w:rsidR="00B243C6">
        <w:rPr>
          <w:b/>
          <w:sz w:val="18"/>
          <w:szCs w:val="18"/>
          <w:lang w:val="en-PH"/>
        </w:rPr>
        <w:t>fl</w:t>
      </w:r>
      <w:r w:rsidR="00B243C6" w:rsidRPr="00B243C6">
        <w:rPr>
          <w:b/>
          <w:sz w:val="18"/>
          <w:szCs w:val="18"/>
          <w:lang w:val="en-PH"/>
        </w:rPr>
        <w:t>yback recti</w:t>
      </w:r>
      <w:r w:rsidR="00B243C6">
        <w:rPr>
          <w:b/>
          <w:sz w:val="18"/>
          <w:szCs w:val="18"/>
          <w:lang w:val="en-PH"/>
        </w:rPr>
        <w:t>fi</w:t>
      </w:r>
      <w:r w:rsidR="00B243C6" w:rsidRPr="00B243C6">
        <w:rPr>
          <w:b/>
          <w:sz w:val="18"/>
          <w:szCs w:val="18"/>
          <w:lang w:val="en-PH"/>
        </w:rPr>
        <w:t>er to</w:t>
      </w:r>
      <w:r w:rsidR="00B243C6">
        <w:rPr>
          <w:b/>
          <w:sz w:val="18"/>
          <w:szCs w:val="18"/>
          <w:lang w:val="en-PH"/>
        </w:rPr>
        <w:t xml:space="preserve"> </w:t>
      </w:r>
      <w:r w:rsidR="00B243C6" w:rsidRPr="00B243C6">
        <w:rPr>
          <w:b/>
          <w:sz w:val="18"/>
          <w:szCs w:val="18"/>
          <w:lang w:val="en-PH"/>
        </w:rPr>
        <w:t>reduce the size and number of magnetic components. The independent operation</w:t>
      </w:r>
      <w:r w:rsidR="00B243C6">
        <w:rPr>
          <w:b/>
          <w:sz w:val="18"/>
          <w:szCs w:val="18"/>
          <w:lang w:val="en-PH"/>
        </w:rPr>
        <w:t xml:space="preserve"> </w:t>
      </w:r>
      <w:r w:rsidR="00B243C6" w:rsidRPr="00B243C6">
        <w:rPr>
          <w:b/>
          <w:sz w:val="18"/>
          <w:szCs w:val="18"/>
          <w:lang w:val="en-PH"/>
        </w:rPr>
        <w:t>of the integrated transformer in two phases was veri</w:t>
      </w:r>
      <w:r w:rsidR="00B243C6">
        <w:rPr>
          <w:b/>
          <w:sz w:val="18"/>
          <w:szCs w:val="18"/>
          <w:lang w:val="en-PH"/>
        </w:rPr>
        <w:t>fi</w:t>
      </w:r>
      <w:r w:rsidR="00B243C6" w:rsidRPr="00B243C6">
        <w:rPr>
          <w:b/>
          <w:sz w:val="18"/>
          <w:szCs w:val="18"/>
          <w:lang w:val="en-PH"/>
        </w:rPr>
        <w:t>ed using a 240-W two-phase</w:t>
      </w:r>
      <w:r w:rsidR="00B243C6">
        <w:rPr>
          <w:b/>
          <w:sz w:val="18"/>
          <w:szCs w:val="18"/>
          <w:lang w:val="en-PH"/>
        </w:rPr>
        <w:t xml:space="preserve"> </w:t>
      </w:r>
      <w:r w:rsidR="00B243C6" w:rsidRPr="00B243C6">
        <w:rPr>
          <w:b/>
          <w:sz w:val="18"/>
          <w:szCs w:val="18"/>
          <w:lang w:val="en-PH"/>
        </w:rPr>
        <w:t xml:space="preserve">interleaved </w:t>
      </w:r>
      <w:r w:rsidR="00B243C6">
        <w:rPr>
          <w:b/>
          <w:sz w:val="18"/>
          <w:szCs w:val="18"/>
          <w:lang w:val="en-PH"/>
        </w:rPr>
        <w:t>fl</w:t>
      </w:r>
      <w:r w:rsidR="00B243C6" w:rsidRPr="00B243C6">
        <w:rPr>
          <w:b/>
          <w:sz w:val="18"/>
          <w:szCs w:val="18"/>
          <w:lang w:val="en-PH"/>
        </w:rPr>
        <w:t>yback PFC recti</w:t>
      </w:r>
      <w:r w:rsidR="00B243C6">
        <w:rPr>
          <w:b/>
          <w:sz w:val="18"/>
          <w:szCs w:val="18"/>
          <w:lang w:val="en-PH"/>
        </w:rPr>
        <w:t>fie</w:t>
      </w:r>
      <w:r w:rsidR="00B243C6" w:rsidRPr="00B243C6">
        <w:rPr>
          <w:b/>
          <w:sz w:val="18"/>
          <w:szCs w:val="18"/>
          <w:lang w:val="en-PH"/>
        </w:rPr>
        <w:t>r at 100 kHz switching frequency operating at discontinuous conduction mode, both in simulation and experiment. After conducting</w:t>
      </w:r>
      <w:r w:rsidR="00521986">
        <w:rPr>
          <w:b/>
          <w:sz w:val="18"/>
          <w:szCs w:val="18"/>
          <w:lang w:val="en-PH"/>
        </w:rPr>
        <w:t xml:space="preserve"> </w:t>
      </w:r>
      <w:r w:rsidR="00B243C6" w:rsidRPr="00B243C6">
        <w:rPr>
          <w:b/>
          <w:sz w:val="18"/>
          <w:szCs w:val="18"/>
          <w:lang w:val="en-PH"/>
        </w:rPr>
        <w:t>a volume analysis through the area product method, the proposed transformer is up</w:t>
      </w:r>
      <w:r w:rsidR="00521986">
        <w:rPr>
          <w:b/>
          <w:sz w:val="18"/>
          <w:szCs w:val="18"/>
          <w:lang w:val="en-PH"/>
        </w:rPr>
        <w:t xml:space="preserve"> </w:t>
      </w:r>
      <w:r w:rsidR="00B243C6" w:rsidRPr="00B243C6">
        <w:rPr>
          <w:b/>
          <w:sz w:val="18"/>
          <w:szCs w:val="18"/>
          <w:lang w:val="en-PH"/>
        </w:rPr>
        <w:t>to 19% smaller compared to its conventional counterpart.</w:t>
      </w:r>
      <w:commentRangeEnd w:id="1"/>
      <w:r w:rsidR="007D0553">
        <w:rPr>
          <w:rStyle w:val="CommentReference"/>
        </w:rPr>
        <w:commentReference w:id="1"/>
      </w:r>
    </w:p>
    <w:p w14:paraId="1B643D01" w14:textId="77777777" w:rsidR="00732E46" w:rsidRDefault="00732E46"/>
    <w:p w14:paraId="4B5FE2A0" w14:textId="2E80A856" w:rsidR="005C18AE" w:rsidRPr="00521986" w:rsidRDefault="000F2C11" w:rsidP="00521986">
      <w:pPr>
        <w:jc w:val="both"/>
        <w:rPr>
          <w:b/>
          <w:sz w:val="18"/>
          <w:szCs w:val="18"/>
          <w:lang w:val="en-PH"/>
        </w:rPr>
      </w:pPr>
      <w:bookmarkStart w:id="2" w:name="bookmark=id.30j0zll" w:colFirst="0" w:colLast="0"/>
      <w:bookmarkEnd w:id="2"/>
      <w:r>
        <w:rPr>
          <w:b/>
          <w:i/>
          <w:sz w:val="18"/>
          <w:szCs w:val="18"/>
        </w:rPr>
        <w:t>Index Terms</w:t>
      </w:r>
      <w:r>
        <w:rPr>
          <w:b/>
          <w:sz w:val="18"/>
          <w:szCs w:val="18"/>
        </w:rPr>
        <w:t>—</w:t>
      </w:r>
      <w:r w:rsidR="00521986" w:rsidRPr="00521986">
        <w:rPr>
          <w:b/>
          <w:sz w:val="18"/>
          <w:szCs w:val="18"/>
          <w:lang w:val="en-PH"/>
        </w:rPr>
        <w:t xml:space="preserve">Integrated magnetics, Transformer design, two-phase interleaved </w:t>
      </w:r>
      <w:r w:rsidR="00521986">
        <w:rPr>
          <w:b/>
          <w:sz w:val="18"/>
          <w:szCs w:val="18"/>
          <w:lang w:val="en-PH"/>
        </w:rPr>
        <w:t>fl</w:t>
      </w:r>
      <w:r w:rsidR="00521986" w:rsidRPr="00521986">
        <w:rPr>
          <w:b/>
          <w:sz w:val="18"/>
          <w:szCs w:val="18"/>
          <w:lang w:val="en-PH"/>
        </w:rPr>
        <w:t>yback recti</w:t>
      </w:r>
      <w:r w:rsidR="00521986">
        <w:rPr>
          <w:b/>
          <w:sz w:val="18"/>
          <w:szCs w:val="18"/>
          <w:lang w:val="en-PH"/>
        </w:rPr>
        <w:t>fi</w:t>
      </w:r>
      <w:r w:rsidR="00521986" w:rsidRPr="00521986">
        <w:rPr>
          <w:b/>
          <w:sz w:val="18"/>
          <w:szCs w:val="18"/>
          <w:lang w:val="en-PH"/>
        </w:rPr>
        <w:t>er, USB PD 3.1, PFC, Core volume analysis</w:t>
      </w:r>
      <w:r w:rsidR="002947C5" w:rsidRPr="00D050EC">
        <w:rPr>
          <w:b/>
          <w:sz w:val="18"/>
          <w:szCs w:val="18"/>
          <w:shd w:val="clear" w:color="auto" w:fill="FFFFFF"/>
        </w:rPr>
        <w:t> </w:t>
      </w:r>
    </w:p>
    <w:p w14:paraId="5D351EFE" w14:textId="0D806EE9" w:rsidR="00732E46" w:rsidRDefault="00732E46" w:rsidP="00521986">
      <w:pPr>
        <w:pBdr>
          <w:top w:val="nil"/>
          <w:left w:val="nil"/>
          <w:bottom w:val="nil"/>
          <w:right w:val="nil"/>
          <w:between w:val="nil"/>
        </w:pBdr>
        <w:ind w:firstLine="202"/>
        <w:jc w:val="both"/>
      </w:pPr>
    </w:p>
    <w:p w14:paraId="59F2D0B6" w14:textId="223800F1" w:rsidR="00732E46" w:rsidRPr="0003442C" w:rsidRDefault="00DB3364" w:rsidP="00493121">
      <w:pPr>
        <w:pStyle w:val="Heading1"/>
      </w:pPr>
      <w:r w:rsidRPr="008856C3">
        <w:t xml:space="preserve">I. </w:t>
      </w:r>
      <w:r w:rsidR="000F2C11" w:rsidRPr="008856C3">
        <w:t>I</w:t>
      </w:r>
      <w:r w:rsidR="000F2C11" w:rsidRPr="0003442C">
        <w:t>NTRODUCTION</w:t>
      </w:r>
    </w:p>
    <w:p w14:paraId="43794709" w14:textId="103B729E" w:rsidR="004063A4" w:rsidRPr="004063A4" w:rsidRDefault="00791C55"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U</w:t>
      </w:r>
    </w:p>
    <w:p w14:paraId="6A84AA4E" w14:textId="6BAD7E41" w:rsidR="00935FA5" w:rsidRDefault="00791C55" w:rsidP="00A853F3">
      <w:pPr>
        <w:widowControl w:val="0"/>
        <w:pBdr>
          <w:top w:val="nil"/>
          <w:left w:val="nil"/>
          <w:bottom w:val="nil"/>
          <w:right w:val="nil"/>
          <w:between w:val="nil"/>
        </w:pBdr>
        <w:spacing w:line="252" w:lineRule="auto"/>
        <w:jc w:val="both"/>
      </w:pPr>
      <w:r>
        <w:rPr>
          <w:smallCaps/>
          <w:color w:val="000000"/>
        </w:rPr>
        <w:t>NIVERSAL</w:t>
      </w:r>
      <w:r w:rsidR="000F2C11">
        <w:rPr>
          <w:color w:val="000000"/>
        </w:rPr>
        <w:t xml:space="preserve"> </w:t>
      </w:r>
      <w:r>
        <w:rPr>
          <w:color w:val="000000"/>
        </w:rPr>
        <w:t xml:space="preserve">serial </w:t>
      </w:r>
      <w:r w:rsidR="00943DD5">
        <w:rPr>
          <w:color w:val="000000"/>
        </w:rPr>
        <w:t xml:space="preserve">bus power delivery (USB PD) is a technology used for convenient, portable, fast charging in </w:t>
      </w:r>
      <w:r w:rsidR="006D17D4">
        <w:rPr>
          <w:color w:val="000000"/>
        </w:rPr>
        <w:t>electronic devices</w:t>
      </w:r>
      <w:r w:rsidR="000F2C11">
        <w:rPr>
          <w:color w:val="000000"/>
        </w:rPr>
        <w:t xml:space="preserve">. </w:t>
      </w:r>
      <w:r w:rsidR="002E0725" w:rsidRPr="00B75751">
        <w:t xml:space="preserve">The latest standard, USB PD 3.1, was announced in 2021, with the maximum power supplied being up to 240 W, allowing for higher power applications [1]. Adapters for USB PD 3.1 must be capable of </w:t>
      </w:r>
      <w:r w:rsidR="002E0725" w:rsidRPr="00B75751">
        <w:rPr>
          <w:rFonts w:eastAsia="Malgun Gothic"/>
          <w:lang w:eastAsia="ko-KR"/>
        </w:rPr>
        <w:t>p</w:t>
      </w:r>
      <w:r w:rsidR="002E0725" w:rsidRPr="00B75751">
        <w:t xml:space="preserve">ower </w:t>
      </w:r>
      <w:r w:rsidR="002E0725" w:rsidRPr="00B75751">
        <w:rPr>
          <w:rFonts w:eastAsia="Malgun Gothic"/>
          <w:lang w:eastAsia="ko-KR"/>
        </w:rPr>
        <w:t>f</w:t>
      </w:r>
      <w:r w:rsidR="002E0725" w:rsidRPr="00B75751">
        <w:t xml:space="preserve">actor </w:t>
      </w:r>
      <w:r w:rsidR="002E0725" w:rsidRPr="00B75751">
        <w:rPr>
          <w:rFonts w:eastAsia="Malgun Gothic"/>
          <w:lang w:eastAsia="ko-KR"/>
        </w:rPr>
        <w:t>c</w:t>
      </w:r>
      <w:r w:rsidR="002E0725" w:rsidRPr="00B75751">
        <w:t>orrection (PFC) for supporting 75 W and above, be equipped with galvanic isolation for user safety, and be capable of providing an output voltage of 5 V to 48 V [2].</w:t>
      </w:r>
    </w:p>
    <w:p w14:paraId="4366111D" w14:textId="57FE25E6" w:rsidR="006E2085" w:rsidRPr="008C6819" w:rsidRDefault="009E0FBB" w:rsidP="0048226A">
      <w:pPr>
        <w:widowControl w:val="0"/>
        <w:pBdr>
          <w:top w:val="nil"/>
          <w:left w:val="nil"/>
          <w:bottom w:val="nil"/>
          <w:right w:val="nil"/>
          <w:between w:val="nil"/>
        </w:pBdr>
        <w:spacing w:line="252" w:lineRule="auto"/>
        <w:ind w:firstLine="202"/>
        <w:jc w:val="both"/>
        <w:rPr>
          <w:rFonts w:eastAsia="Malgun Gothic"/>
          <w:color w:val="000000" w:themeColor="text1"/>
          <w:lang w:eastAsia="ko-KR"/>
        </w:rPr>
      </w:pPr>
      <w:r w:rsidRPr="008C6819">
        <w:rPr>
          <w:rFonts w:eastAsia="Malgun Gothic" w:hint="eastAsia"/>
          <w:color w:val="000000" w:themeColor="text1"/>
          <w:lang w:eastAsia="ko-KR"/>
        </w:rPr>
        <w:t>A</w:t>
      </w:r>
      <w:r w:rsidR="006E2085" w:rsidRPr="008C6819">
        <w:rPr>
          <w:color w:val="000000" w:themeColor="text1"/>
        </w:rPr>
        <w:t xml:space="preserve"> flyback rectifier has been</w:t>
      </w:r>
      <w:r w:rsidRPr="008C6819">
        <w:rPr>
          <w:rFonts w:eastAsia="Malgun Gothic" w:hint="eastAsia"/>
          <w:color w:val="000000" w:themeColor="text1"/>
          <w:lang w:eastAsia="ko-KR"/>
        </w:rPr>
        <w:t xml:space="preserve"> widely</w:t>
      </w:r>
      <w:r w:rsidR="006E2085" w:rsidRPr="008C6819">
        <w:rPr>
          <w:color w:val="000000" w:themeColor="text1"/>
        </w:rPr>
        <w:t xml:space="preserve"> used </w:t>
      </w:r>
      <w:r w:rsidR="009C5DE6" w:rsidRPr="008C6819">
        <w:rPr>
          <w:rFonts w:eastAsia="Malgun Gothic" w:hint="eastAsia"/>
          <w:color w:val="000000" w:themeColor="text1"/>
          <w:lang w:eastAsia="ko-KR"/>
        </w:rPr>
        <w:t xml:space="preserve">for commercial adapters </w:t>
      </w:r>
      <w:r w:rsidR="006E2085" w:rsidRPr="008C6819">
        <w:rPr>
          <w:color w:val="000000" w:themeColor="text1"/>
        </w:rPr>
        <w:t>due to its simple configuration, easy PFC control</w:t>
      </w:r>
      <w:r w:rsidR="009C5DE6" w:rsidRPr="008C6819">
        <w:rPr>
          <w:rFonts w:eastAsia="Malgun Gothic" w:hint="eastAsia"/>
          <w:color w:val="000000" w:themeColor="text1"/>
          <w:lang w:eastAsia="ko-KR"/>
        </w:rPr>
        <w:t>,</w:t>
      </w:r>
      <w:r w:rsidR="006E2085" w:rsidRPr="008C6819">
        <w:rPr>
          <w:color w:val="000000" w:themeColor="text1"/>
        </w:rPr>
        <w:t xml:space="preserve"> and wide output voltage range. Improved configurations of flyback rectifiers such as active clamp flyback converters [6]-[7] and bridgeless flyback rectifiers have also been proposed for higher converter efficiency [8]-[11]. However, they are generally more practical for lower power applications due to the inherent high </w:t>
      </w:r>
      <w:r w:rsidR="006E2085" w:rsidRPr="008C6819">
        <w:rPr>
          <w:color w:val="000000" w:themeColor="text1"/>
        </w:rPr>
        <w:t>current stress on the switches by these topologies.</w:t>
      </w:r>
      <w:r w:rsidR="005916DE" w:rsidRPr="008C6819">
        <w:rPr>
          <w:noProof/>
          <w:color w:val="000000" w:themeColor="text1"/>
        </w:rPr>
        <w:t xml:space="preserve"> </w:t>
      </w:r>
    </w:p>
    <w:p w14:paraId="1C2D7BE7" w14:textId="2F9726D3" w:rsidR="00732E46" w:rsidRPr="0048226A" w:rsidRDefault="00935FA5" w:rsidP="0048226A">
      <w:pPr>
        <w:widowControl w:val="0"/>
        <w:pBdr>
          <w:top w:val="nil"/>
          <w:left w:val="nil"/>
          <w:bottom w:val="nil"/>
          <w:right w:val="nil"/>
          <w:between w:val="nil"/>
        </w:pBdr>
        <w:spacing w:line="252" w:lineRule="auto"/>
        <w:ind w:firstLine="202"/>
        <w:jc w:val="both"/>
        <w:rPr>
          <w:lang w:val="x-none"/>
        </w:rPr>
      </w:pPr>
      <w:r w:rsidRPr="00B75751">
        <w:t xml:space="preserve">Several power supply configurations for USB PD 3.1 have been proposed to meet </w:t>
      </w:r>
      <w:r w:rsidR="009E0FBB">
        <w:rPr>
          <w:rFonts w:eastAsia="Malgun Gothic" w:hint="eastAsia"/>
          <w:lang w:eastAsia="ko-KR"/>
        </w:rPr>
        <w:t>the</w:t>
      </w:r>
      <w:r w:rsidRPr="00B75751">
        <w:t xml:space="preserve"> requirements. </w:t>
      </w:r>
      <w:r w:rsidRPr="008C6819">
        <w:rPr>
          <w:color w:val="000000" w:themeColor="text1"/>
        </w:rPr>
        <w:t xml:space="preserve">One example is a combination of a PFC rectifier, </w:t>
      </w:r>
      <w:r w:rsidRPr="008C6819">
        <w:rPr>
          <w:rFonts w:eastAsia="Malgun Gothic"/>
          <w:color w:val="000000" w:themeColor="text1"/>
          <w:lang w:eastAsia="ko-KR"/>
        </w:rPr>
        <w:t xml:space="preserve">an </w:t>
      </w:r>
      <w:r w:rsidRPr="008C6819">
        <w:rPr>
          <w:color w:val="000000" w:themeColor="text1"/>
        </w:rPr>
        <w:t>LLC converter, and a buck converter as shown in Fig. 1(a)</w:t>
      </w:r>
      <w:r w:rsidR="0051327B" w:rsidRPr="008C6819">
        <w:rPr>
          <w:rFonts w:eastAsia="Malgun Gothic" w:hint="eastAsia"/>
          <w:color w:val="000000" w:themeColor="text1"/>
          <w:lang w:eastAsia="ko-KR"/>
        </w:rPr>
        <w:t xml:space="preserve"> </w:t>
      </w:r>
      <w:r w:rsidR="0051327B" w:rsidRPr="008C6819">
        <w:rPr>
          <w:color w:val="000000" w:themeColor="text1"/>
        </w:rPr>
        <w:t>[3]-[4]</w:t>
      </w:r>
      <w:r w:rsidRPr="008C6819">
        <w:rPr>
          <w:color w:val="000000" w:themeColor="text1"/>
        </w:rPr>
        <w:t xml:space="preserve">. </w:t>
      </w:r>
      <w:r w:rsidR="001841BA" w:rsidRPr="008C6819">
        <w:rPr>
          <w:rFonts w:eastAsia="Malgun Gothic" w:hint="eastAsia"/>
          <w:color w:val="000000" w:themeColor="text1"/>
          <w:lang w:eastAsia="ko-KR"/>
        </w:rPr>
        <w:t xml:space="preserve">The </w:t>
      </w:r>
      <w:r w:rsidRPr="008C6819">
        <w:rPr>
          <w:color w:val="000000" w:themeColor="text1"/>
        </w:rPr>
        <w:t xml:space="preserve">LLC converter </w:t>
      </w:r>
      <w:r w:rsidR="001841BA" w:rsidRPr="008C6819">
        <w:rPr>
          <w:rFonts w:eastAsia="Malgun Gothic" w:hint="eastAsia"/>
          <w:color w:val="000000" w:themeColor="text1"/>
          <w:lang w:eastAsia="ko-KR"/>
        </w:rPr>
        <w:t>is</w:t>
      </w:r>
      <w:r w:rsidRPr="008C6819">
        <w:rPr>
          <w:color w:val="000000" w:themeColor="text1"/>
        </w:rPr>
        <w:t xml:space="preserve"> not suitable for wide output voltage and requires a buck </w:t>
      </w:r>
      <w:r w:rsidRPr="00B75751">
        <w:t>converter in its subsequent stage</w:t>
      </w:r>
      <w:r w:rsidR="001841BA">
        <w:rPr>
          <w:rFonts w:eastAsia="Malgun Gothic" w:hint="eastAsia"/>
          <w:lang w:eastAsia="ko-KR"/>
        </w:rPr>
        <w:t>, t</w:t>
      </w:r>
      <w:r w:rsidR="001841BA" w:rsidRPr="00B75751">
        <w:t>hough it realizes high power density</w:t>
      </w:r>
      <w:r w:rsidRPr="00B75751">
        <w:t>. Three stages of power conversion</w:t>
      </w:r>
      <w:r w:rsidR="0051327B">
        <w:rPr>
          <w:rFonts w:eastAsia="Malgun Gothic" w:hint="eastAsia"/>
          <w:lang w:eastAsia="ko-KR"/>
        </w:rPr>
        <w:t xml:space="preserve"> also</w:t>
      </w:r>
      <w:r w:rsidRPr="00B75751">
        <w:t xml:space="preserve"> </w:t>
      </w:r>
      <w:r w:rsidR="0009443D" w:rsidRPr="00B75751">
        <w:t>lead</w:t>
      </w:r>
      <w:r w:rsidRPr="00B75751">
        <w:t xml:space="preserve"> to many circuit components and therefore high cos</w:t>
      </w:r>
      <w:r w:rsidR="0051327B">
        <w:rPr>
          <w:rFonts w:eastAsia="Malgun Gothic" w:hint="eastAsia"/>
          <w:lang w:eastAsia="ko-KR"/>
        </w:rPr>
        <w:t>t</w:t>
      </w:r>
      <w:r w:rsidRPr="00B75751">
        <w:t xml:space="preserve">. </w:t>
      </w:r>
      <w:r w:rsidR="00607688">
        <w:rPr>
          <w:rFonts w:eastAsia="Malgun Gothic" w:hint="eastAsia"/>
          <w:lang w:eastAsia="ko-KR"/>
        </w:rPr>
        <w:t>A</w:t>
      </w:r>
      <w:r w:rsidR="0009443D" w:rsidRPr="00B75751">
        <w:t>n</w:t>
      </w:r>
      <w:r w:rsidRPr="00B75751">
        <w:t xml:space="preserve"> asymmetrical half bridge (AHB) flyback converter in the second stage of a boost PFC circuit</w:t>
      </w:r>
      <w:r w:rsidR="00DD57C5">
        <w:rPr>
          <w:rFonts w:eastAsia="Malgun Gothic" w:hint="eastAsia"/>
          <w:lang w:eastAsia="ko-KR"/>
        </w:rPr>
        <w:t xml:space="preserve"> </w:t>
      </w:r>
      <w:r w:rsidR="00DD57C5">
        <w:rPr>
          <w:rFonts w:eastAsia="Malgun Gothic"/>
          <w:lang w:eastAsia="ko-KR"/>
        </w:rPr>
        <w:t>was</w:t>
      </w:r>
      <w:r w:rsidR="00DD57C5">
        <w:rPr>
          <w:rFonts w:eastAsia="Malgun Gothic" w:hint="eastAsia"/>
          <w:lang w:eastAsia="ko-KR"/>
        </w:rPr>
        <w:t xml:space="preserve"> introduced as </w:t>
      </w:r>
      <w:r w:rsidR="00DD57C5" w:rsidRPr="00B75751">
        <w:t>shown in Fig. 1(b)</w:t>
      </w:r>
      <w:r w:rsidR="00DD57C5">
        <w:rPr>
          <w:rFonts w:eastAsia="Malgun Gothic" w:hint="eastAsia"/>
          <w:lang w:eastAsia="ko-KR"/>
        </w:rPr>
        <w:t xml:space="preserve"> </w:t>
      </w:r>
      <w:r w:rsidR="00DD57C5" w:rsidRPr="00B645F5">
        <w:rPr>
          <w:lang w:val="x-none"/>
        </w:rPr>
        <w:t>[5]</w:t>
      </w:r>
      <w:r w:rsidRPr="00B75751">
        <w:t>. The AHB</w:t>
      </w:r>
      <w:r w:rsidR="00B645F5">
        <w:t xml:space="preserve"> </w:t>
      </w:r>
      <w:r w:rsidR="00B645F5" w:rsidRPr="00B645F5">
        <w:rPr>
          <w:lang w:val="x-none"/>
        </w:rPr>
        <w:t>allows for zero-voltage switching (ZVS) by the application of resonant capacitors in series placed on the primary side of the transformer. However, the design of this circuit is complicated especially that the resonant design must take into account the leakage inductance of the transformer.</w:t>
      </w:r>
    </w:p>
    <w:p w14:paraId="17F70C16" w14:textId="7FA65F30" w:rsidR="00732E46" w:rsidRPr="00E255C2" w:rsidRDefault="00804048">
      <w:pPr>
        <w:widowControl w:val="0"/>
        <w:pBdr>
          <w:top w:val="nil"/>
          <w:left w:val="nil"/>
          <w:bottom w:val="nil"/>
          <w:right w:val="nil"/>
          <w:between w:val="nil"/>
        </w:pBdr>
        <w:spacing w:line="252" w:lineRule="auto"/>
        <w:ind w:firstLine="202"/>
        <w:jc w:val="both"/>
        <w:rPr>
          <w:rFonts w:eastAsia="Malgun Gothic"/>
          <w:color w:val="000000" w:themeColor="text1"/>
          <w:lang w:eastAsia="ko-KR"/>
        </w:rPr>
      </w:pPr>
      <w:r>
        <w:rPr>
          <w:rFonts w:eastAsia="Malgun Gothic" w:hint="eastAsia"/>
          <w:lang w:eastAsia="ko-KR"/>
        </w:rPr>
        <w:t>I</w:t>
      </w:r>
      <w:r w:rsidR="00FE6885" w:rsidRPr="00B75751">
        <w:t xml:space="preserve">nterleaving </w:t>
      </w:r>
      <w:r>
        <w:rPr>
          <w:rFonts w:eastAsia="Malgun Gothic" w:hint="eastAsia"/>
          <w:lang w:eastAsia="ko-KR"/>
        </w:rPr>
        <w:t>rectifiers</w:t>
      </w:r>
      <w:r w:rsidR="00FE6885" w:rsidRPr="00B75751">
        <w:t xml:space="preserve"> </w:t>
      </w:r>
      <w:r w:rsidR="00533096">
        <w:rPr>
          <w:rFonts w:eastAsia="Malgun Gothic" w:hint="eastAsia"/>
          <w:lang w:eastAsia="ko-KR"/>
        </w:rPr>
        <w:t>have also been considered</w:t>
      </w:r>
      <w:r w:rsidR="00FE6885" w:rsidRPr="00B75751">
        <w:t xml:space="preserve"> to increase the maximum output power. Two-phase interleaving allows half of the total power to be supplied in each phase, therefore reducing the possible stress on the circuit elements [12]. </w:t>
      </w:r>
      <w:r w:rsidR="006C45D9">
        <w:rPr>
          <w:rFonts w:eastAsia="Malgun Gothic" w:hint="eastAsia"/>
          <w:lang w:eastAsia="ko-KR"/>
        </w:rPr>
        <w:t>The</w:t>
      </w:r>
      <w:r w:rsidR="006C45D9" w:rsidRPr="00B75751">
        <w:t xml:space="preserve"> </w:t>
      </w:r>
      <w:r w:rsidR="00FE6885" w:rsidRPr="00B75751">
        <w:t xml:space="preserve">topology is shown in </w:t>
      </w:r>
      <w:r w:rsidR="00FE6885" w:rsidRPr="00533096">
        <w:rPr>
          <w:color w:val="C00000"/>
        </w:rPr>
        <w:t>Fig. 1 (c)</w:t>
      </w:r>
      <w:r w:rsidR="00FE6885" w:rsidRPr="00B75751">
        <w:t xml:space="preserve">, where the two phases </w:t>
      </w:r>
      <w:r w:rsidR="0009443D" w:rsidRPr="00B75751">
        <w:t>are</w:t>
      </w:r>
      <w:r w:rsidR="00FE6885" w:rsidRPr="00B75751">
        <w:t xml:space="preserve"> parallel in the input and output side. </w:t>
      </w:r>
      <w:r w:rsidR="006C45D9">
        <w:rPr>
          <w:rFonts w:eastAsia="Malgun Gothic" w:hint="eastAsia"/>
          <w:color w:val="000000" w:themeColor="text1"/>
          <w:lang w:eastAsia="ko-KR"/>
        </w:rPr>
        <w:t>T</w:t>
      </w:r>
      <w:r w:rsidR="00FE6885" w:rsidRPr="00CB7A6C">
        <w:rPr>
          <w:color w:val="000000" w:themeColor="text1"/>
        </w:rPr>
        <w:t xml:space="preserve">he source nodes of switches </w:t>
      </w:r>
      <w:r w:rsidR="00FE6885" w:rsidRPr="00CB7A6C">
        <w:rPr>
          <w:i/>
          <w:iCs/>
          <w:color w:val="000000" w:themeColor="text1"/>
        </w:rPr>
        <w:t>S</w:t>
      </w:r>
      <w:r w:rsidR="00FE6885" w:rsidRPr="00CB7A6C">
        <w:rPr>
          <w:color w:val="000000" w:themeColor="text1"/>
          <w:vertAlign w:val="subscript"/>
        </w:rPr>
        <w:t>1</w:t>
      </w:r>
      <w:r w:rsidR="00FE6885" w:rsidRPr="00CB7A6C">
        <w:rPr>
          <w:color w:val="000000" w:themeColor="text1"/>
        </w:rPr>
        <w:t xml:space="preserve"> and </w:t>
      </w:r>
      <w:r w:rsidR="00FE6885" w:rsidRPr="00CB7A6C">
        <w:rPr>
          <w:i/>
          <w:iCs/>
          <w:color w:val="000000" w:themeColor="text1"/>
        </w:rPr>
        <w:t>S</w:t>
      </w:r>
      <w:r w:rsidR="00FE6885" w:rsidRPr="00CB7A6C">
        <w:rPr>
          <w:color w:val="000000" w:themeColor="text1"/>
          <w:vertAlign w:val="subscript"/>
        </w:rPr>
        <w:t>2</w:t>
      </w:r>
      <w:r w:rsidR="00FE6885" w:rsidRPr="00CB7A6C">
        <w:rPr>
          <w:color w:val="000000" w:themeColor="text1"/>
        </w:rPr>
        <w:t xml:space="preserve"> are common, only one power supply is required for </w:t>
      </w:r>
      <w:r w:rsidR="00980C52" w:rsidRPr="00CB7A6C">
        <w:rPr>
          <w:color w:val="000000" w:themeColor="text1"/>
        </w:rPr>
        <w:t>gate</w:t>
      </w:r>
      <w:r w:rsidR="00FE6885" w:rsidRPr="00CB7A6C">
        <w:rPr>
          <w:color w:val="000000" w:themeColor="text1"/>
        </w:rPr>
        <w:t xml:space="preserve"> drive circuits. A common cathode package can be used for </w:t>
      </w:r>
      <w:r w:rsidR="00FE6885" w:rsidRPr="00CB7A6C">
        <w:rPr>
          <w:rFonts w:eastAsia="Malgun Gothic"/>
          <w:color w:val="000000" w:themeColor="text1"/>
          <w:lang w:eastAsia="ko-KR"/>
        </w:rPr>
        <w:t>d</w:t>
      </w:r>
      <w:r w:rsidR="00FE6885" w:rsidRPr="00CB7A6C">
        <w:rPr>
          <w:color w:val="000000" w:themeColor="text1"/>
        </w:rPr>
        <w:t xml:space="preserve">iodes </w:t>
      </w:r>
      <w:r w:rsidR="00FE6885" w:rsidRPr="00CB7A6C">
        <w:rPr>
          <w:i/>
          <w:iCs/>
          <w:color w:val="000000" w:themeColor="text1"/>
        </w:rPr>
        <w:t>D</w:t>
      </w:r>
      <w:r w:rsidR="00FE6885" w:rsidRPr="00CB7A6C">
        <w:rPr>
          <w:color w:val="000000" w:themeColor="text1"/>
          <w:vertAlign w:val="subscript"/>
        </w:rPr>
        <w:t>1</w:t>
      </w:r>
      <w:r w:rsidR="00FE6885" w:rsidRPr="00CB7A6C">
        <w:rPr>
          <w:color w:val="000000" w:themeColor="text1"/>
        </w:rPr>
        <w:t xml:space="preserve"> and </w:t>
      </w:r>
      <w:r w:rsidR="00FE6885" w:rsidRPr="00CB7A6C">
        <w:rPr>
          <w:i/>
          <w:iCs/>
          <w:color w:val="000000" w:themeColor="text1"/>
        </w:rPr>
        <w:t>D</w:t>
      </w:r>
      <w:r w:rsidR="00FE6885" w:rsidRPr="00CB7A6C">
        <w:rPr>
          <w:color w:val="000000" w:themeColor="text1"/>
          <w:vertAlign w:val="subscript"/>
        </w:rPr>
        <w:t>2</w:t>
      </w:r>
      <w:r w:rsidR="00FE6885" w:rsidRPr="00CB7A6C">
        <w:rPr>
          <w:color w:val="000000" w:themeColor="text1"/>
        </w:rPr>
        <w:t xml:space="preserve">. </w:t>
      </w:r>
      <w:r w:rsidR="00D44F0C">
        <w:rPr>
          <w:rFonts w:eastAsia="Malgun Gothic" w:hint="eastAsia"/>
          <w:color w:val="000000" w:themeColor="text1"/>
          <w:lang w:eastAsia="ko-KR"/>
        </w:rPr>
        <w:t>Less</w:t>
      </w:r>
      <w:r w:rsidR="00FE6885" w:rsidRPr="00CB7A6C">
        <w:rPr>
          <w:color w:val="000000" w:themeColor="text1"/>
        </w:rPr>
        <w:t xml:space="preserve"> number of components </w:t>
      </w:r>
      <w:r w:rsidR="00EB0608">
        <w:rPr>
          <w:rFonts w:eastAsia="Malgun Gothic" w:hint="eastAsia"/>
          <w:color w:val="000000" w:themeColor="text1"/>
          <w:lang w:eastAsia="ko-KR"/>
        </w:rPr>
        <w:t xml:space="preserve">can configure the circuit though </w:t>
      </w:r>
      <w:r w:rsidR="000C32E5">
        <w:rPr>
          <w:rFonts w:eastAsia="Malgun Gothic" w:hint="eastAsia"/>
          <w:color w:val="000000" w:themeColor="text1"/>
          <w:lang w:eastAsia="ko-KR"/>
        </w:rPr>
        <w:t>two transformers are required</w:t>
      </w:r>
      <w:r w:rsidR="00FE6885" w:rsidRPr="00CB7A6C">
        <w:rPr>
          <w:color w:val="000000" w:themeColor="text1"/>
        </w:rPr>
        <w:t>.</w:t>
      </w:r>
      <w:r w:rsidR="00ED0F53">
        <w:rPr>
          <w:rFonts w:eastAsia="Malgun Gothic" w:hint="eastAsia"/>
          <w:color w:val="000000" w:themeColor="text1"/>
          <w:lang w:eastAsia="ko-KR"/>
        </w:rPr>
        <w:t xml:space="preserve"> However, </w:t>
      </w:r>
      <w:r w:rsidR="00F2715C">
        <w:rPr>
          <w:rFonts w:eastAsia="Malgun Gothic" w:hint="eastAsia"/>
          <w:color w:val="000000" w:themeColor="text1"/>
          <w:lang w:eastAsia="ko-KR"/>
        </w:rPr>
        <w:t>adopting two transformers may dilute the advantage of the flyback rectifier.</w:t>
      </w:r>
    </w:p>
    <w:p w14:paraId="1117600F" w14:textId="283F1809" w:rsidR="00CA157D" w:rsidRPr="00D9117F" w:rsidRDefault="00CA157D" w:rsidP="00CA157D">
      <w:pPr>
        <w:widowControl w:val="0"/>
        <w:pBdr>
          <w:top w:val="nil"/>
          <w:left w:val="nil"/>
          <w:bottom w:val="nil"/>
          <w:right w:val="nil"/>
          <w:between w:val="nil"/>
        </w:pBdr>
        <w:spacing w:line="252" w:lineRule="auto"/>
        <w:ind w:firstLine="202"/>
        <w:jc w:val="both"/>
        <w:rPr>
          <w:color w:val="000000" w:themeColor="text1"/>
        </w:rPr>
      </w:pPr>
      <w:bookmarkStart w:id="3" w:name="_Hlk198304870"/>
      <w:r>
        <w:t xml:space="preserve">Integrated magnetics </w:t>
      </w:r>
      <w:r>
        <w:rPr>
          <w:rFonts w:hint="eastAsia"/>
        </w:rPr>
        <w:t>have been</w:t>
      </w:r>
      <w:r w:rsidR="001A3A3E">
        <w:rPr>
          <w:rFonts w:hint="eastAsia"/>
        </w:rPr>
        <w:t xml:space="preserve"> </w:t>
      </w:r>
      <w:r w:rsidR="00A8318D">
        <w:t>widely utilized</w:t>
      </w:r>
      <w:r>
        <w:t xml:space="preserve"> to </w:t>
      </w:r>
      <w:r w:rsidR="00DB7FAB">
        <w:t>minimize</w:t>
      </w:r>
      <w:r w:rsidR="00A8318D">
        <w:t xml:space="preserve"> component size and improve power density.</w:t>
      </w:r>
      <w:r>
        <w:t xml:space="preserve"> </w:t>
      </w:r>
      <w:r w:rsidR="00FD66D2">
        <w:t xml:space="preserve">The transformer in [15] </w:t>
      </w:r>
      <w:r w:rsidR="00A8318D">
        <w:t xml:space="preserve">features </w:t>
      </w:r>
      <w:r w:rsidR="00B05FE4">
        <w:t xml:space="preserve">one set of </w:t>
      </w:r>
      <w:r w:rsidR="00FB3E84">
        <w:t xml:space="preserve">primary and secondary windings </w:t>
      </w:r>
      <w:r w:rsidR="00A8318D">
        <w:t xml:space="preserve">placed on </w:t>
      </w:r>
      <w:r w:rsidR="00B05FE4">
        <w:t>each of</w:t>
      </w:r>
      <w:r w:rsidR="00FB3E84">
        <w:t xml:space="preserve"> the outer legs</w:t>
      </w:r>
      <w:r w:rsidR="00A8318D">
        <w:t xml:space="preserve"> of a three-legged core. This arrangement</w:t>
      </w:r>
      <w:r w:rsidR="00FB3E84">
        <w:t xml:space="preserve"> does not </w:t>
      </w:r>
      <w:r w:rsidR="00A8318D">
        <w:t xml:space="preserve">allow for </w:t>
      </w:r>
      <w:r w:rsidR="00FB3E84">
        <w:t xml:space="preserve">flux cancellation in the center leg and </w:t>
      </w:r>
      <w:r w:rsidR="00E31B29">
        <w:t xml:space="preserve">is designed such that both transformers </w:t>
      </w:r>
      <w:r w:rsidR="00A8318D">
        <w:t>operate</w:t>
      </w:r>
      <w:r w:rsidR="00E31B29">
        <w:t xml:space="preserve"> simultaneously. </w:t>
      </w:r>
      <w:r w:rsidR="00A8318D">
        <w:t xml:space="preserve">While this structure may help reduce input capacitor loss by distributing the ripple current, it requires precise tuning of the input current ripple and coupling, adding complexity to the design. The transformer in [16] adopts a similar physical layout as in [15], but with the windings </w:t>
      </w:r>
      <w:r w:rsidR="00A8318D">
        <w:lastRenderedPageBreak/>
        <w:t>arranged to enable flux cancellation in the center leg. Coupling between the windings allows for a reduction in input current ripple; however, the design becomes more complex</w:t>
      </w:r>
      <w:r w:rsidR="00F26A87">
        <w:rPr>
          <w:rFonts w:eastAsia="Malgun Gothic" w:hint="eastAsia"/>
          <w:lang w:eastAsia="ko-KR"/>
        </w:rPr>
        <w:t>, since the magnetic coupling affect</w:t>
      </w:r>
      <w:r w:rsidR="007F333E">
        <w:rPr>
          <w:rFonts w:eastAsia="Malgun Gothic" w:hint="eastAsia"/>
          <w:lang w:eastAsia="ko-KR"/>
        </w:rPr>
        <w:t>s</w:t>
      </w:r>
      <w:r w:rsidR="00F26A87">
        <w:rPr>
          <w:rFonts w:eastAsia="Malgun Gothic" w:hint="eastAsia"/>
          <w:lang w:eastAsia="ko-KR"/>
        </w:rPr>
        <w:t xml:space="preserve"> </w:t>
      </w:r>
      <w:r w:rsidR="00A8318D">
        <w:t xml:space="preserve">zero-voltage switching (ZVS) and active clamping. The transformer in [17] also uses a similar configuration, but with inversely coupled secondary windings. In this case, careful design of the secondary-side coupling is required to meet specific output current ripple requirements, and the inverse coupling may introduce unwanted circulating currents or </w:t>
      </w:r>
      <w:r w:rsidR="00A8318D" w:rsidRPr="00E255C2">
        <w:rPr>
          <w:color w:val="EE0000"/>
        </w:rPr>
        <w:t>EMI</w:t>
      </w:r>
      <w:r w:rsidR="00A8318D">
        <w:t xml:space="preserve"> if not properly managed. </w:t>
      </w:r>
      <w:r w:rsidR="00F428CF">
        <w:rPr>
          <w:rFonts w:eastAsia="Malgun Gothic" w:hint="eastAsia"/>
          <w:lang w:eastAsia="ko-KR"/>
        </w:rPr>
        <w:t>T</w:t>
      </w:r>
      <w:r w:rsidR="00A8318D">
        <w:t>he transformer in [18] adds an inductor winding on the center leg, in addition to the transformers on the outer legs, to further control output current ripple. However, this increases the core’s magnetic complexity and can make magnetic design and analysis more challenging. A detailed comparison of these</w:t>
      </w:r>
      <w:r w:rsidR="001E7685">
        <w:t xml:space="preserve"> integrated magnetics </w:t>
      </w:r>
      <w:r w:rsidR="00A8318D">
        <w:t>structures</w:t>
      </w:r>
      <w:r w:rsidR="001E7685">
        <w:t xml:space="preserve"> is provided in Table I.</w:t>
      </w:r>
    </w:p>
    <w:bookmarkEnd w:id="3"/>
    <w:p w14:paraId="2BAEF437" w14:textId="286DF9D2" w:rsidR="00A003C7" w:rsidRPr="006E125D" w:rsidRDefault="00A0401E" w:rsidP="006E125D">
      <w:pPr>
        <w:widowControl w:val="0"/>
        <w:pBdr>
          <w:top w:val="nil"/>
          <w:left w:val="nil"/>
          <w:bottom w:val="nil"/>
          <w:right w:val="nil"/>
          <w:between w:val="nil"/>
        </w:pBdr>
        <w:spacing w:line="252" w:lineRule="auto"/>
        <w:ind w:firstLine="202"/>
        <w:jc w:val="both"/>
      </w:pPr>
      <w:r w:rsidRPr="00CB7A6C">
        <w:rPr>
          <w:color w:val="000000" w:themeColor="text1"/>
        </w:rPr>
        <w:t xml:space="preserve">This </w:t>
      </w:r>
      <w:r w:rsidRPr="00B75751">
        <w:t xml:space="preserve">paper proposes </w:t>
      </w:r>
      <w:r w:rsidR="009A7D16">
        <w:rPr>
          <w:rFonts w:eastAsia="Malgun Gothic" w:hint="eastAsia"/>
          <w:lang w:eastAsia="ko-KR"/>
        </w:rPr>
        <w:t>a non-coupled integrated transformer</w:t>
      </w:r>
      <w:r w:rsidR="00433848">
        <w:rPr>
          <w:rFonts w:eastAsia="Malgun Gothic" w:hint="eastAsia"/>
          <w:lang w:eastAsia="ko-KR"/>
        </w:rPr>
        <w:t xml:space="preserve"> for </w:t>
      </w:r>
      <w:r w:rsidR="00815294">
        <w:rPr>
          <w:rFonts w:eastAsia="Malgun Gothic" w:hint="eastAsia"/>
          <w:lang w:eastAsia="ko-KR"/>
        </w:rPr>
        <w:t>a two-phase interleaved flyback rectifier</w:t>
      </w:r>
      <w:r w:rsidR="00473DBC">
        <w:rPr>
          <w:rFonts w:eastAsia="Malgun Gothic" w:hint="eastAsia"/>
          <w:lang w:eastAsia="ko-KR"/>
        </w:rPr>
        <w:t xml:space="preserve"> </w:t>
      </w:r>
      <w:commentRangeStart w:id="4"/>
      <w:r w:rsidR="00473DBC">
        <w:rPr>
          <w:rFonts w:eastAsia="Malgun Gothic" w:hint="eastAsia"/>
          <w:lang w:eastAsia="ko-KR"/>
        </w:rPr>
        <w:t>as shown in Fig. 2(a)</w:t>
      </w:r>
      <w:r w:rsidRPr="00B75751">
        <w:t xml:space="preserve">. </w:t>
      </w:r>
      <w:commentRangeEnd w:id="4"/>
      <w:r w:rsidR="00473DBC">
        <w:rPr>
          <w:rStyle w:val="CommentReference"/>
        </w:rPr>
        <w:commentReference w:id="4"/>
      </w:r>
      <w:r w:rsidRPr="00B75751">
        <w:t xml:space="preserve">The </w:t>
      </w:r>
      <w:r w:rsidR="001A7675">
        <w:rPr>
          <w:rFonts w:eastAsia="Malgun Gothic" w:hint="eastAsia"/>
          <w:lang w:eastAsia="ko-KR"/>
        </w:rPr>
        <w:t xml:space="preserve">proposed </w:t>
      </w:r>
      <w:r w:rsidRPr="00E255C2">
        <w:rPr>
          <w:color w:val="000000" w:themeColor="text1"/>
        </w:rPr>
        <w:t xml:space="preserve">winding structure </w:t>
      </w:r>
      <w:r w:rsidR="001A7675" w:rsidRPr="00E255C2">
        <w:rPr>
          <w:rFonts w:eastAsia="Malgun Gothic"/>
          <w:color w:val="000000" w:themeColor="text1"/>
          <w:lang w:eastAsia="ko-KR"/>
        </w:rPr>
        <w:t xml:space="preserve">is </w:t>
      </w:r>
      <w:r w:rsidRPr="00E255C2">
        <w:rPr>
          <w:color w:val="000000" w:themeColor="text1"/>
        </w:rPr>
        <w:t>shown in Fig. 2(</w:t>
      </w:r>
      <w:r w:rsidR="00E02BE6">
        <w:rPr>
          <w:rFonts w:eastAsia="Malgun Gothic" w:hint="eastAsia"/>
          <w:color w:val="000000" w:themeColor="text1"/>
          <w:lang w:eastAsia="ko-KR"/>
        </w:rPr>
        <w:t>b</w:t>
      </w:r>
      <w:r w:rsidRPr="00E255C2">
        <w:rPr>
          <w:color w:val="000000" w:themeColor="text1"/>
        </w:rPr>
        <w:t xml:space="preserve">) where </w:t>
      </w:r>
      <w:r w:rsidRPr="00E255C2">
        <w:rPr>
          <w:i/>
          <w:iCs/>
          <w:color w:val="000000" w:themeColor="text1"/>
        </w:rPr>
        <w:t>N</w:t>
      </w:r>
      <w:r w:rsidRPr="00E255C2">
        <w:rPr>
          <w:i/>
          <w:iCs/>
          <w:color w:val="000000" w:themeColor="text1"/>
          <w:vertAlign w:val="subscript"/>
        </w:rPr>
        <w:t>ij</w:t>
      </w:r>
      <w:r w:rsidRPr="00E255C2">
        <w:rPr>
          <w:color w:val="000000" w:themeColor="text1"/>
        </w:rPr>
        <w:t xml:space="preserve"> </w:t>
      </w:r>
      <w:r w:rsidR="00753108">
        <w:rPr>
          <w:rFonts w:eastAsia="Malgun Gothic" w:hint="eastAsia"/>
          <w:color w:val="000000" w:themeColor="text1"/>
          <w:lang w:eastAsia="ko-KR"/>
        </w:rPr>
        <w:t xml:space="preserve">is the </w:t>
      </w:r>
      <w:r w:rsidRPr="00E255C2">
        <w:rPr>
          <w:color w:val="000000" w:themeColor="text1"/>
        </w:rPr>
        <w:t xml:space="preserve">number of turns between terminals </w:t>
      </w:r>
      <w:proofErr w:type="spellStart"/>
      <w:r w:rsidRPr="00E255C2">
        <w:rPr>
          <w:i/>
          <w:iCs/>
          <w:color w:val="000000" w:themeColor="text1"/>
        </w:rPr>
        <w:t>i</w:t>
      </w:r>
      <w:proofErr w:type="spellEnd"/>
      <w:r w:rsidRPr="00E255C2">
        <w:rPr>
          <w:color w:val="000000" w:themeColor="text1"/>
        </w:rPr>
        <w:t xml:space="preserve"> and </w:t>
      </w:r>
      <w:r w:rsidRPr="00E255C2">
        <w:rPr>
          <w:i/>
          <w:iCs/>
          <w:color w:val="000000" w:themeColor="text1"/>
        </w:rPr>
        <w:t>j</w:t>
      </w:r>
      <w:r w:rsidRPr="00E255C2">
        <w:rPr>
          <w:color w:val="000000" w:themeColor="text1"/>
        </w:rPr>
        <w:t>.</w:t>
      </w:r>
      <w:r w:rsidRPr="00E255C2">
        <w:rPr>
          <w:b/>
          <w:bCs/>
          <w:color w:val="000000" w:themeColor="text1"/>
        </w:rPr>
        <w:t xml:space="preserve"> </w:t>
      </w:r>
      <w:r w:rsidR="008C1302" w:rsidRPr="00B75751">
        <w:rPr>
          <w:spacing w:val="-1"/>
          <w:lang w:val="x-none" w:eastAsia="x-none"/>
        </w:rPr>
        <w:t>Half of</w:t>
      </w:r>
      <w:r w:rsidR="008C1302">
        <w:rPr>
          <w:spacing w:val="-1"/>
          <w:lang w:val="x-none" w:eastAsia="x-none"/>
        </w:rPr>
        <w:t xml:space="preserve"> </w:t>
      </w:r>
      <w:r w:rsidR="008C1302" w:rsidRPr="00B75751">
        <w:rPr>
          <w:i/>
          <w:iCs/>
          <w:spacing w:val="-1"/>
          <w:lang w:val="x-none" w:eastAsia="x-none"/>
        </w:rPr>
        <w:t>N</w:t>
      </w:r>
      <w:r w:rsidR="008C1302" w:rsidRPr="00B75751">
        <w:rPr>
          <w:spacing w:val="-1"/>
          <w:vertAlign w:val="subscript"/>
          <w:lang w:val="x-none" w:eastAsia="x-none"/>
        </w:rPr>
        <w:t>12</w:t>
      </w:r>
      <w:r w:rsidR="008C1302" w:rsidRPr="00B75751">
        <w:rPr>
          <w:spacing w:val="-1"/>
          <w:lang w:val="x-none" w:eastAsia="x-none"/>
        </w:rPr>
        <w:t xml:space="preserve"> and </w:t>
      </w:r>
      <w:r w:rsidR="008C1302" w:rsidRPr="00B75751">
        <w:rPr>
          <w:i/>
          <w:iCs/>
          <w:spacing w:val="-1"/>
          <w:lang w:val="x-none" w:eastAsia="x-none"/>
        </w:rPr>
        <w:t>N</w:t>
      </w:r>
      <w:r w:rsidR="008C1302" w:rsidRPr="00B75751">
        <w:rPr>
          <w:spacing w:val="-1"/>
          <w:vertAlign w:val="subscript"/>
          <w:lang w:val="x-none" w:eastAsia="x-none"/>
        </w:rPr>
        <w:t>34</w:t>
      </w:r>
      <w:r w:rsidR="008C1302" w:rsidRPr="00B75751">
        <w:rPr>
          <w:spacing w:val="-1"/>
          <w:lang w:val="x-none" w:eastAsia="x-none"/>
        </w:rPr>
        <w:t xml:space="preserve"> are wound at each outer leg with opposite polarity</w:t>
      </w:r>
      <w:r w:rsidR="002E166D">
        <w:rPr>
          <w:spacing w:val="-1"/>
          <w:lang w:val="x-none" w:eastAsia="x-none"/>
        </w:rPr>
        <w:t>, so as to allow for flux cancellation at the center leg</w:t>
      </w:r>
      <w:r w:rsidR="00A71728">
        <w:rPr>
          <w:spacing w:val="-1"/>
          <w:lang w:val="x-none" w:eastAsia="x-none"/>
        </w:rPr>
        <w:t xml:space="preserve">. On the other hand, </w:t>
      </w:r>
      <w:r w:rsidR="00A71728">
        <w:rPr>
          <w:i/>
          <w:iCs/>
          <w:spacing w:val="-1"/>
          <w:lang w:val="x-none" w:eastAsia="x-none"/>
        </w:rPr>
        <w:t>N</w:t>
      </w:r>
      <w:r w:rsidR="00A71728">
        <w:rPr>
          <w:spacing w:val="-1"/>
          <w:vertAlign w:val="subscript"/>
          <w:lang w:val="x-none" w:eastAsia="x-none"/>
        </w:rPr>
        <w:t>56</w:t>
      </w:r>
      <w:r w:rsidR="00A71728">
        <w:rPr>
          <w:spacing w:val="-1"/>
          <w:lang w:val="x-none" w:eastAsia="x-none"/>
        </w:rPr>
        <w:t xml:space="preserve"> and </w:t>
      </w:r>
      <w:r w:rsidR="00A71728">
        <w:rPr>
          <w:i/>
          <w:iCs/>
          <w:spacing w:val="-1"/>
          <w:lang w:val="x-none" w:eastAsia="x-none"/>
        </w:rPr>
        <w:t>N</w:t>
      </w:r>
      <w:r w:rsidR="00A71728">
        <w:rPr>
          <w:spacing w:val="-1"/>
          <w:vertAlign w:val="subscript"/>
          <w:lang w:val="x-none" w:eastAsia="x-none"/>
        </w:rPr>
        <w:t>78</w:t>
      </w:r>
      <w:r w:rsidR="00A71728">
        <w:rPr>
          <w:spacing w:val="-1"/>
          <w:lang w:val="x-none" w:eastAsia="x-none"/>
        </w:rPr>
        <w:t xml:space="preserve"> are also </w:t>
      </w:r>
      <w:r w:rsidR="00EE0DAD">
        <w:rPr>
          <w:spacing w:val="-1"/>
          <w:lang w:val="x-none" w:eastAsia="x-none"/>
        </w:rPr>
        <w:t>wound with opposite polarity on the center leg,</w:t>
      </w:r>
      <w:r w:rsidR="002E166D">
        <w:rPr>
          <w:spacing w:val="-1"/>
          <w:lang w:val="x-none" w:eastAsia="x-none"/>
        </w:rPr>
        <w:t xml:space="preserve"> and allows for </w:t>
      </w:r>
      <w:r w:rsidR="00907276">
        <w:rPr>
          <w:spacing w:val="-1"/>
          <w:lang w:val="x-none" w:eastAsia="x-none"/>
        </w:rPr>
        <w:t xml:space="preserve">the transformer </w:t>
      </w:r>
      <w:r w:rsidR="00907276">
        <w:rPr>
          <w:i/>
          <w:iCs/>
          <w:spacing w:val="-1"/>
          <w:lang w:val="x-none" w:eastAsia="x-none"/>
        </w:rPr>
        <w:t>N</w:t>
      </w:r>
      <w:r w:rsidR="00907276" w:rsidRPr="00907276">
        <w:rPr>
          <w:spacing w:val="-1"/>
          <w:vertAlign w:val="subscript"/>
          <w:lang w:val="x-none" w:eastAsia="x-none"/>
        </w:rPr>
        <w:t>12</w:t>
      </w:r>
      <w:r w:rsidR="00907276">
        <w:rPr>
          <w:spacing w:val="-1"/>
          <w:vertAlign w:val="subscript"/>
          <w:lang w:val="x-none" w:eastAsia="x-none"/>
        </w:rPr>
        <w:t xml:space="preserve"> </w:t>
      </w:r>
      <w:r w:rsidR="00907276">
        <w:rPr>
          <w:spacing w:val="-1"/>
          <w:lang w:val="x-none" w:eastAsia="x-none"/>
        </w:rPr>
        <w:t xml:space="preserve">and </w:t>
      </w:r>
      <w:r w:rsidR="00907276">
        <w:rPr>
          <w:i/>
          <w:iCs/>
          <w:spacing w:val="-1"/>
          <w:lang w:val="x-none" w:eastAsia="x-none"/>
        </w:rPr>
        <w:t>N</w:t>
      </w:r>
      <w:r w:rsidR="00907276">
        <w:rPr>
          <w:spacing w:val="-1"/>
          <w:vertAlign w:val="subscript"/>
          <w:lang w:val="x-none" w:eastAsia="x-none"/>
        </w:rPr>
        <w:t>34</w:t>
      </w:r>
      <w:r w:rsidR="00907276">
        <w:rPr>
          <w:spacing w:val="-1"/>
          <w:lang w:val="x-none" w:eastAsia="x-none"/>
        </w:rPr>
        <w:t xml:space="preserve"> to not operate </w:t>
      </w:r>
      <w:r w:rsidR="00021DD1">
        <w:rPr>
          <w:spacing w:val="-1"/>
          <w:lang w:val="x-none" w:eastAsia="x-none"/>
        </w:rPr>
        <w:t xml:space="preserve">during </w:t>
      </w:r>
      <w:r w:rsidR="00EE0DAD">
        <w:rPr>
          <w:spacing w:val="-1"/>
          <w:lang w:val="x-none" w:eastAsia="x-none"/>
        </w:rPr>
        <w:t>its operation</w:t>
      </w:r>
      <w:r w:rsidR="008C1302" w:rsidRPr="00B75751">
        <w:rPr>
          <w:spacing w:val="-1"/>
          <w:lang w:val="x-none" w:eastAsia="x-none"/>
        </w:rPr>
        <w:t>.</w:t>
      </w:r>
      <w:r w:rsidR="00EE0DAD">
        <w:rPr>
          <w:spacing w:val="-1"/>
          <w:lang w:val="x-none" w:eastAsia="x-none"/>
        </w:rPr>
        <w:t xml:space="preserve"> </w:t>
      </w:r>
      <w:r w:rsidR="00DF1CF9">
        <w:rPr>
          <w:rFonts w:hint="eastAsia"/>
          <w:spacing w:val="-1"/>
          <w:lang w:val="x-none" w:eastAsia="x-none"/>
        </w:rPr>
        <w:t xml:space="preserve">Therefore, </w:t>
      </w:r>
      <w:r w:rsidR="00DF1CF9">
        <w:rPr>
          <w:rFonts w:eastAsia="Malgun Gothic" w:hint="eastAsia"/>
          <w:lang w:eastAsia="ko-KR"/>
        </w:rPr>
        <w:t>t</w:t>
      </w:r>
      <w:r w:rsidR="00DF1CF9" w:rsidRPr="00B75751">
        <w:t>h</w:t>
      </w:r>
      <w:r w:rsidR="00DF1CF9">
        <w:rPr>
          <w:rFonts w:eastAsia="Malgun Gothic" w:hint="eastAsia"/>
          <w:lang w:eastAsia="ko-KR"/>
        </w:rPr>
        <w:t>e proposed</w:t>
      </w:r>
      <w:r w:rsidR="00DF1CF9" w:rsidRPr="00B75751">
        <w:t xml:space="preserve"> winding </w:t>
      </w:r>
      <w:r w:rsidR="00DF1CF9">
        <w:rPr>
          <w:rFonts w:eastAsia="Malgun Gothic" w:hint="eastAsia"/>
          <w:lang w:eastAsia="ko-KR"/>
        </w:rPr>
        <w:t>structure</w:t>
      </w:r>
      <w:r w:rsidR="00DF1CF9" w:rsidRPr="00B75751">
        <w:t xml:space="preserve"> employs zero coupling coefficient between the two transformers </w:t>
      </w:r>
      <w:r w:rsidR="00DF1CF9" w:rsidRPr="00B75751">
        <w:rPr>
          <w:i/>
          <w:iCs/>
        </w:rPr>
        <w:t>N</w:t>
      </w:r>
      <w:r w:rsidR="00DF1CF9" w:rsidRPr="00B75751">
        <w:rPr>
          <w:vertAlign w:val="subscript"/>
        </w:rPr>
        <w:t>12</w:t>
      </w:r>
      <w:r w:rsidR="00DF1CF9" w:rsidRPr="00B75751">
        <w:rPr>
          <w:rFonts w:eastAsia="Malgun Gothic"/>
          <w:lang w:eastAsia="ko-KR"/>
        </w:rPr>
        <w:t>-</w:t>
      </w:r>
      <w:r w:rsidR="00DF1CF9" w:rsidRPr="00B75751">
        <w:rPr>
          <w:i/>
          <w:iCs/>
        </w:rPr>
        <w:t>N</w:t>
      </w:r>
      <w:r w:rsidR="00DF1CF9" w:rsidRPr="00B75751">
        <w:rPr>
          <w:vertAlign w:val="subscript"/>
        </w:rPr>
        <w:t>34</w:t>
      </w:r>
      <w:r w:rsidR="00DF1CF9" w:rsidRPr="00B75751">
        <w:t xml:space="preserve"> and </w:t>
      </w:r>
      <w:r w:rsidR="00DF1CF9" w:rsidRPr="00B75751">
        <w:rPr>
          <w:i/>
          <w:iCs/>
        </w:rPr>
        <w:t>N</w:t>
      </w:r>
      <w:r w:rsidR="00DF1CF9" w:rsidRPr="00B75751">
        <w:rPr>
          <w:vertAlign w:val="subscript"/>
        </w:rPr>
        <w:t>56</w:t>
      </w:r>
      <w:r w:rsidR="00DF1CF9" w:rsidRPr="00B75751">
        <w:rPr>
          <w:rFonts w:eastAsia="Malgun Gothic"/>
          <w:lang w:eastAsia="ko-KR"/>
        </w:rPr>
        <w:t>-</w:t>
      </w:r>
      <w:r w:rsidR="00DF1CF9" w:rsidRPr="00B75751">
        <w:rPr>
          <w:i/>
          <w:iCs/>
        </w:rPr>
        <w:t>N</w:t>
      </w:r>
      <w:r w:rsidR="00DF1CF9" w:rsidRPr="00B75751">
        <w:rPr>
          <w:vertAlign w:val="subscript"/>
        </w:rPr>
        <w:t>78</w:t>
      </w:r>
      <w:r w:rsidR="00DF1CF9" w:rsidRPr="00B75751">
        <w:t>.</w:t>
      </w:r>
      <w:del w:id="5" w:author="ROQUE Karl Raymond Dela Cruz" w:date="2026-01-02T16:55:00Z" w16du:dateUtc="2026-01-02T07:55:00Z">
        <w:r w:rsidR="00EE0DAD" w:rsidDel="0027792D">
          <w:rPr>
            <w:spacing w:val="-1"/>
            <w:lang w:val="x-none" w:eastAsia="x-none"/>
          </w:rPr>
          <w:delText>.</w:delText>
        </w:r>
      </w:del>
    </w:p>
    <w:p w14:paraId="30EF05DC" w14:textId="5C754777" w:rsidR="004823A3" w:rsidRPr="00E91454" w:rsidRDefault="00DF1CF9" w:rsidP="00DB0522">
      <w:pPr>
        <w:widowControl w:val="0"/>
        <w:pBdr>
          <w:top w:val="nil"/>
          <w:left w:val="nil"/>
          <w:bottom w:val="nil"/>
          <w:right w:val="nil"/>
          <w:between w:val="nil"/>
        </w:pBdr>
        <w:spacing w:line="252" w:lineRule="auto"/>
        <w:ind w:firstLine="202"/>
        <w:jc w:val="both"/>
        <w:rPr>
          <w:rFonts w:eastAsia="Malgun Gothic"/>
          <w:strike/>
          <w:lang w:eastAsia="ko-KR"/>
        </w:rPr>
      </w:pPr>
      <w:r>
        <w:rPr>
          <w:rFonts w:eastAsia="Malgun Gothic" w:hint="eastAsia"/>
          <w:lang w:eastAsia="ko-KR"/>
        </w:rPr>
        <w:t>The</w:t>
      </w:r>
      <w:r w:rsidR="00A44D56" w:rsidRPr="00A44D56">
        <w:t xml:space="preserve"> </w:t>
      </w:r>
      <w:r w:rsidR="00ED7097" w:rsidRPr="00A44D56">
        <w:t>zero</w:t>
      </w:r>
      <w:r w:rsidR="00ED7097">
        <w:rPr>
          <w:rFonts w:eastAsia="Malgun Gothic" w:hint="eastAsia"/>
          <w:lang w:eastAsia="ko-KR"/>
        </w:rPr>
        <w:t>-</w:t>
      </w:r>
      <w:r w:rsidR="00A44D56" w:rsidRPr="00A44D56">
        <w:t xml:space="preserve">coupling coefficient between the two separate transformers </w:t>
      </w:r>
      <w:r w:rsidR="001F1F07" w:rsidRPr="00A44D56">
        <w:t xml:space="preserve">simplifies </w:t>
      </w:r>
      <w:r w:rsidR="001F1F07">
        <w:rPr>
          <w:rFonts w:eastAsia="Malgun Gothic" w:hint="eastAsia"/>
          <w:lang w:eastAsia="ko-KR"/>
        </w:rPr>
        <w:t>implementation of rectifiers</w:t>
      </w:r>
      <w:r w:rsidR="001F1F07">
        <w:rPr>
          <w:rFonts w:hint="eastAsia"/>
          <w:lang w:eastAsia="ja-JP"/>
        </w:rPr>
        <w:t xml:space="preserve"> and</w:t>
      </w:r>
      <w:r w:rsidR="001F1F07">
        <w:rPr>
          <w:rFonts w:eastAsia="Malgun Gothic" w:hint="eastAsia"/>
          <w:lang w:eastAsia="ko-KR"/>
        </w:rPr>
        <w:t xml:space="preserve"> </w:t>
      </w:r>
      <w:r w:rsidR="001F1F07" w:rsidRPr="00A44D56">
        <w:t xml:space="preserve">transformer design. </w:t>
      </w:r>
      <w:r w:rsidR="00CC0E47">
        <w:rPr>
          <w:rStyle w:val="Strong"/>
          <w:rFonts w:eastAsia="Malgun Gothic" w:hint="eastAsia"/>
          <w:b w:val="0"/>
          <w:bCs w:val="0"/>
          <w:lang w:eastAsia="ko-KR"/>
        </w:rPr>
        <w:t>T</w:t>
      </w:r>
      <w:r w:rsidR="001F1F07" w:rsidRPr="00E255C2">
        <w:rPr>
          <w:rStyle w:val="Strong"/>
          <w:b w:val="0"/>
          <w:bCs w:val="0"/>
        </w:rPr>
        <w:t>he operation of the rectifiers in each interleaved phase still follows that of a conventional flyback converter, preserving simplicity in control and timing.</w:t>
      </w:r>
      <w:r w:rsidR="001F1F07">
        <w:t xml:space="preserve"> </w:t>
      </w:r>
      <w:r w:rsidR="001F1F07" w:rsidRPr="00A44D56">
        <w:t xml:space="preserve">The design is also highly dependent on the duty cycle, an easily adjustable parameter in </w:t>
      </w:r>
      <w:r w:rsidR="001F1F07">
        <w:t>circuit design</w:t>
      </w:r>
      <w:r w:rsidR="001F1F07" w:rsidRPr="00A44D56">
        <w:t xml:space="preserve">. </w:t>
      </w:r>
      <w:r w:rsidR="001F1F07">
        <w:rPr>
          <w:rFonts w:hint="eastAsia"/>
        </w:rPr>
        <w:t xml:space="preserve">The converter in this study </w:t>
      </w:r>
      <w:r w:rsidR="001F1F07">
        <w:t>aims</w:t>
      </w:r>
      <w:r w:rsidR="001F1F07">
        <w:rPr>
          <w:rFonts w:hint="eastAsia"/>
        </w:rPr>
        <w:t xml:space="preserve"> to operate in DCM in order to allow</w:t>
      </w:r>
      <w:r w:rsidR="001F1F07">
        <w:t xml:space="preserve"> </w:t>
      </w:r>
      <w:r w:rsidR="001F1F07">
        <w:rPr>
          <w:rFonts w:hint="eastAsia"/>
        </w:rPr>
        <w:t xml:space="preserve">for </w:t>
      </w:r>
      <w:r w:rsidR="001F1F07">
        <w:t>easier implementation of PFC</w:t>
      </w:r>
      <w:r w:rsidR="001F1F07">
        <w:rPr>
          <w:rFonts w:hint="eastAsia"/>
        </w:rPr>
        <w:t xml:space="preserve"> and</w:t>
      </w:r>
      <w:r w:rsidR="001F1F07">
        <w:t xml:space="preserve"> to conform to</w:t>
      </w:r>
      <w:r w:rsidR="001F1F07">
        <w:rPr>
          <w:rFonts w:hint="eastAsia"/>
        </w:rPr>
        <w:t xml:space="preserve"> </w:t>
      </w:r>
      <w:r w:rsidR="001F1F07">
        <w:t>the standards of USB PD 3.1.</w:t>
      </w:r>
      <w:r w:rsidR="001F1F07">
        <w:rPr>
          <w:rFonts w:eastAsia="Malgun Gothic" w:hint="eastAsia"/>
          <w:lang w:eastAsia="ko-KR"/>
        </w:rPr>
        <w:t xml:space="preserve"> </w:t>
      </w:r>
      <w:r w:rsidR="00B973B4">
        <w:rPr>
          <w:rFonts w:eastAsia="Malgun Gothic" w:hint="eastAsia"/>
          <w:lang w:eastAsia="ko-KR"/>
        </w:rPr>
        <w:t xml:space="preserve"> It also realizes </w:t>
      </w:r>
      <w:r w:rsidR="00A44D56" w:rsidRPr="00A44D56">
        <w:t>independent phase operation, allowing the circuit to function in one-phase mode if desired, thereby enhancing flexibility in circuit operation.</w:t>
      </w:r>
      <w:r w:rsidR="00A44D56" w:rsidRPr="00457FBC">
        <w:rPr>
          <w:strike/>
        </w:rPr>
        <w:t xml:space="preserve"> </w:t>
      </w:r>
    </w:p>
    <w:p w14:paraId="1F908032" w14:textId="19EFF7C5" w:rsidR="00014F51" w:rsidRDefault="00F92432">
      <w:pPr>
        <w:widowControl w:val="0"/>
        <w:pBdr>
          <w:top w:val="nil"/>
          <w:left w:val="nil"/>
          <w:bottom w:val="nil"/>
          <w:right w:val="nil"/>
          <w:between w:val="nil"/>
        </w:pBdr>
        <w:spacing w:line="252" w:lineRule="auto"/>
        <w:ind w:firstLine="202"/>
        <w:jc w:val="both"/>
        <w:rPr>
          <w:color w:val="000000"/>
        </w:rPr>
      </w:pPr>
      <w:r w:rsidRPr="00B75751">
        <w:t xml:space="preserve">The </w:t>
      </w:r>
      <w:r w:rsidRPr="00B75751">
        <w:rPr>
          <w:rFonts w:eastAsia="Malgun Gothic"/>
          <w:lang w:eastAsia="ko-KR"/>
        </w:rPr>
        <w:t xml:space="preserve">rest of this </w:t>
      </w:r>
      <w:r w:rsidRPr="00B75751">
        <w:t xml:space="preserve">paper is organized as follows: </w:t>
      </w:r>
      <w:r w:rsidRPr="00B75751">
        <w:rPr>
          <w:rFonts w:eastAsia="Malgun Gothic"/>
          <w:lang w:eastAsia="ko-KR"/>
        </w:rPr>
        <w:t>Section II</w:t>
      </w:r>
      <w:r w:rsidRPr="00B75751">
        <w:t xml:space="preserve"> presents an operational analysis of a </w:t>
      </w:r>
      <w:r w:rsidRPr="00B75751">
        <w:rPr>
          <w:rFonts w:eastAsia="Malgun Gothic"/>
          <w:lang w:eastAsia="ko-KR"/>
        </w:rPr>
        <w:t>two</w:t>
      </w:r>
      <w:r w:rsidRPr="00B75751">
        <w:t xml:space="preserve">-phase interleaved flyback rectifier with the integrated transformer, along with its design method. </w:t>
      </w:r>
      <w:r w:rsidRPr="00B75751">
        <w:rPr>
          <w:rFonts w:eastAsia="Malgun Gothic"/>
          <w:lang w:eastAsia="ko-KR"/>
        </w:rPr>
        <w:t>Section</w:t>
      </w:r>
      <w:r w:rsidRPr="00B75751">
        <w:t xml:space="preserve"> </w:t>
      </w:r>
      <w:r w:rsidRPr="00B75751">
        <w:rPr>
          <w:rFonts w:eastAsia="Malgun Gothic"/>
          <w:lang w:eastAsia="ko-KR"/>
        </w:rPr>
        <w:t>III</w:t>
      </w:r>
      <w:r w:rsidRPr="00B75751">
        <w:t xml:space="preserve"> describes the </w:t>
      </w:r>
      <w:r w:rsidR="00A05E43">
        <w:t xml:space="preserve">size reduction effect of the transformer. Sections IV and V discuss the </w:t>
      </w:r>
      <w:r w:rsidRPr="00B75751">
        <w:t xml:space="preserve">results of the </w:t>
      </w:r>
      <w:r w:rsidR="00E627E4">
        <w:t xml:space="preserve">simulation and </w:t>
      </w:r>
      <w:r w:rsidRPr="00B75751">
        <w:t>experimental verification</w:t>
      </w:r>
      <w:r w:rsidR="00A05E43">
        <w:t xml:space="preserve"> respectively</w:t>
      </w:r>
      <w:r w:rsidR="00722857">
        <w:t xml:space="preserve">, </w:t>
      </w:r>
      <w:r w:rsidR="00722857" w:rsidRPr="00D22579">
        <w:t xml:space="preserve">and </w:t>
      </w:r>
      <w:r w:rsidR="00722857">
        <w:rPr>
          <w:rFonts w:eastAsia="Malgun Gothic" w:hint="eastAsia"/>
          <w:lang w:eastAsia="ko-KR"/>
        </w:rPr>
        <w:t>Section V</w:t>
      </w:r>
      <w:r w:rsidR="00A05E43">
        <w:rPr>
          <w:rFonts w:eastAsia="Malgun Gothic"/>
          <w:lang w:eastAsia="ko-KR"/>
        </w:rPr>
        <w:t>I</w:t>
      </w:r>
      <w:r w:rsidR="00722857" w:rsidRPr="00D22579">
        <w:t xml:space="preserve"> presents the conclusions of this paper.</w:t>
      </w:r>
    </w:p>
    <w:p w14:paraId="7B97602F" w14:textId="5984899A" w:rsidR="00732E46" w:rsidRDefault="00DB3364" w:rsidP="00493121">
      <w:pPr>
        <w:pStyle w:val="Heading1"/>
      </w:pPr>
      <w:r>
        <w:t xml:space="preserve">II. </w:t>
      </w:r>
      <w:r w:rsidR="00124BA8" w:rsidRPr="00B75751">
        <w:t>Design Method of the Proposed Transformer</w:t>
      </w:r>
    </w:p>
    <w:p w14:paraId="6401B991" w14:textId="0F9247B9" w:rsidR="0088523D" w:rsidRPr="00B75751" w:rsidRDefault="00DF722A" w:rsidP="0088523D">
      <w:pPr>
        <w:pStyle w:val="Heading2"/>
      </w:pPr>
      <w:commentRangeStart w:id="6"/>
      <w:commentRangeStart w:id="7"/>
      <w:r>
        <w:rPr>
          <w:rFonts w:hint="eastAsia"/>
          <w:lang w:eastAsia="ja-JP"/>
        </w:rPr>
        <w:t xml:space="preserve">A. </w:t>
      </w:r>
      <w:r w:rsidR="0088523D" w:rsidRPr="00B75751">
        <w:t>Operation Analysis of the Converter and Transformer</w:t>
      </w:r>
      <w:commentRangeEnd w:id="6"/>
      <w:r w:rsidR="00BB4E0D">
        <w:rPr>
          <w:rStyle w:val="CommentReference"/>
          <w:i w:val="0"/>
          <w:iCs w:val="0"/>
        </w:rPr>
        <w:commentReference w:id="6"/>
      </w:r>
      <w:commentRangeEnd w:id="7"/>
      <w:r w:rsidR="00D80995">
        <w:rPr>
          <w:rStyle w:val="CommentReference"/>
          <w:i w:val="0"/>
          <w:iCs w:val="0"/>
        </w:rPr>
        <w:commentReference w:id="7"/>
      </w:r>
    </w:p>
    <w:p w14:paraId="6783BD70" w14:textId="302FF45B" w:rsidR="00776FBB" w:rsidRDefault="0088523D" w:rsidP="004F5411">
      <w:pPr>
        <w:ind w:firstLine="288"/>
        <w:jc w:val="both"/>
        <w:rPr>
          <w:spacing w:val="-1"/>
          <w:lang w:val="x-none" w:eastAsia="x-none"/>
        </w:rPr>
      </w:pPr>
      <w:r w:rsidRPr="00B75751">
        <w:rPr>
          <w:spacing w:val="-1"/>
          <w:lang w:val="x-none" w:eastAsia="x-none"/>
        </w:rPr>
        <w:t xml:space="preserve">The proposed integrated transformer was designed for a two-phase interleaved flyback PFC rectifier operating in discontinuous </w:t>
      </w:r>
      <w:r w:rsidR="003665D1">
        <w:rPr>
          <w:spacing w:val="-1"/>
          <w:lang w:val="x-none" w:eastAsia="x-none"/>
        </w:rPr>
        <w:t>co</w:t>
      </w:r>
      <w:r w:rsidR="003665D1" w:rsidRPr="00B75751">
        <w:rPr>
          <w:spacing w:val="-1"/>
          <w:lang w:val="x-none" w:eastAsia="x-none"/>
        </w:rPr>
        <w:t>nduction</w:t>
      </w:r>
      <w:r w:rsidRPr="00B75751">
        <w:rPr>
          <w:spacing w:val="-1"/>
          <w:lang w:val="x-none" w:eastAsia="x-none"/>
        </w:rPr>
        <w:t xml:space="preserve"> mode (DCM). </w:t>
      </w:r>
      <w:r w:rsidR="00776FBB">
        <w:rPr>
          <w:spacing w:val="-1"/>
          <w:lang w:val="x-none" w:eastAsia="x-none"/>
        </w:rPr>
        <w:t>The switches</w:t>
      </w:r>
      <w:r w:rsidRPr="00B75751">
        <w:rPr>
          <w:spacing w:val="-1"/>
          <w:lang w:val="x-none" w:eastAsia="x-none"/>
        </w:rPr>
        <w:t xml:space="preserve"> (</w:t>
      </w:r>
      <w:r w:rsidRPr="00B75751">
        <w:rPr>
          <w:i/>
          <w:iCs/>
          <w:spacing w:val="-1"/>
          <w:lang w:val="x-none" w:eastAsia="x-none"/>
        </w:rPr>
        <w:t>S</w:t>
      </w:r>
      <w:r w:rsidRPr="00B75751">
        <w:rPr>
          <w:spacing w:val="-1"/>
          <w:vertAlign w:val="subscript"/>
          <w:lang w:val="x-none" w:eastAsia="x-none"/>
        </w:rPr>
        <w:t>1</w:t>
      </w:r>
      <w:r w:rsidRPr="00B75751">
        <w:rPr>
          <w:spacing w:val="-1"/>
          <w:lang w:val="x-none" w:eastAsia="x-none"/>
        </w:rPr>
        <w:t xml:space="preserve">, </w:t>
      </w:r>
      <w:r w:rsidRPr="00B75751">
        <w:rPr>
          <w:i/>
          <w:iCs/>
          <w:spacing w:val="-1"/>
          <w:lang w:val="x-none" w:eastAsia="x-none"/>
        </w:rPr>
        <w:t>S</w:t>
      </w:r>
      <w:r w:rsidRPr="00B75751">
        <w:rPr>
          <w:spacing w:val="-1"/>
          <w:vertAlign w:val="subscript"/>
          <w:lang w:val="x-none" w:eastAsia="x-none"/>
        </w:rPr>
        <w:t>2</w:t>
      </w:r>
      <w:r w:rsidRPr="00B75751">
        <w:rPr>
          <w:spacing w:val="-1"/>
          <w:lang w:val="x-none" w:eastAsia="x-none"/>
        </w:rPr>
        <w:t xml:space="preserve"> in Fig. 2 (</w:t>
      </w:r>
      <w:r w:rsidR="00B96DCA">
        <w:rPr>
          <w:rFonts w:hint="eastAsia"/>
          <w:spacing w:val="-1"/>
          <w:lang w:val="x-none" w:eastAsia="x-none"/>
        </w:rPr>
        <w:t>a</w:t>
      </w:r>
      <w:r w:rsidRPr="00B75751">
        <w:rPr>
          <w:spacing w:val="-1"/>
          <w:lang w:val="x-none" w:eastAsia="x-none"/>
        </w:rPr>
        <w:t>)) operat</w:t>
      </w:r>
      <w:r w:rsidR="00776FBB">
        <w:rPr>
          <w:spacing w:val="-1"/>
          <w:lang w:val="x-none" w:eastAsia="x-none"/>
        </w:rPr>
        <w:t xml:space="preserve">e with a fixed duty cycle </w:t>
      </w:r>
      <w:r w:rsidR="00776FBB" w:rsidRPr="00776FBB">
        <w:rPr>
          <w:i/>
          <w:iCs/>
          <w:spacing w:val="-1"/>
          <w:lang w:val="x-none" w:eastAsia="x-none"/>
        </w:rPr>
        <w:t>D</w:t>
      </w:r>
      <w:r w:rsidR="00776FBB">
        <w:rPr>
          <w:spacing w:val="-1"/>
          <w:lang w:val="x-none" w:eastAsia="x-none"/>
        </w:rPr>
        <w:t xml:space="preserve"> and </w:t>
      </w:r>
      <w:r w:rsidRPr="00B75751">
        <w:rPr>
          <w:spacing w:val="-1"/>
          <w:lang w:val="x-none" w:eastAsia="x-none"/>
        </w:rPr>
        <w:t xml:space="preserve"> a</w:t>
      </w:r>
      <w:r w:rsidR="00776FBB">
        <w:rPr>
          <w:spacing w:val="-1"/>
          <w:lang w:val="x-none" w:eastAsia="x-none"/>
        </w:rPr>
        <w:t xml:space="preserve"> 180-degree phase shift. </w:t>
      </w:r>
    </w:p>
    <w:p w14:paraId="13E28D4B" w14:textId="4788D5ED" w:rsidR="00680D44" w:rsidRPr="004F5411" w:rsidRDefault="0088523D" w:rsidP="004F5411">
      <w:pPr>
        <w:ind w:firstLine="288"/>
        <w:jc w:val="both"/>
        <w:rPr>
          <w:spacing w:val="-1"/>
          <w:lang w:val="x-none" w:eastAsia="x-none"/>
        </w:rPr>
      </w:pPr>
      <w:r w:rsidRPr="00B75751">
        <w:rPr>
          <w:spacing w:val="-1"/>
          <w:lang w:val="x-none" w:eastAsia="x-none"/>
        </w:rPr>
        <w:t>Half of</w:t>
      </w:r>
      <w:r w:rsidR="002246B1">
        <w:rPr>
          <w:spacing w:val="-1"/>
          <w:lang w:val="x-none" w:eastAsia="x-none"/>
        </w:rPr>
        <w:t xml:space="preserve"> </w:t>
      </w:r>
      <w:r w:rsidRPr="00B75751">
        <w:rPr>
          <w:i/>
          <w:iCs/>
          <w:spacing w:val="-1"/>
          <w:lang w:val="x-none" w:eastAsia="x-none"/>
        </w:rPr>
        <w:t>N</w:t>
      </w:r>
      <w:r w:rsidRPr="00B75751">
        <w:rPr>
          <w:spacing w:val="-1"/>
          <w:vertAlign w:val="subscript"/>
          <w:lang w:val="x-none" w:eastAsia="x-none"/>
        </w:rPr>
        <w:t>12</w:t>
      </w:r>
      <w:r w:rsidRPr="00B75751">
        <w:rPr>
          <w:spacing w:val="-1"/>
          <w:lang w:val="x-none" w:eastAsia="x-none"/>
        </w:rPr>
        <w:t xml:space="preserve"> and </w:t>
      </w:r>
      <w:r w:rsidRPr="00B75751">
        <w:rPr>
          <w:i/>
          <w:iCs/>
          <w:spacing w:val="-1"/>
          <w:lang w:val="x-none" w:eastAsia="x-none"/>
        </w:rPr>
        <w:t>N</w:t>
      </w:r>
      <w:r w:rsidRPr="00B75751">
        <w:rPr>
          <w:spacing w:val="-1"/>
          <w:vertAlign w:val="subscript"/>
          <w:lang w:val="x-none" w:eastAsia="x-none"/>
        </w:rPr>
        <w:t>34</w:t>
      </w:r>
      <w:r w:rsidRPr="00B75751">
        <w:rPr>
          <w:spacing w:val="-1"/>
          <w:lang w:val="x-none" w:eastAsia="x-none"/>
        </w:rPr>
        <w:t xml:space="preserve"> are wound at each outer leg with opposite polarity. Moreover, </w:t>
      </w:r>
      <w:r w:rsidRPr="00B75751">
        <w:rPr>
          <w:i/>
          <w:iCs/>
          <w:spacing w:val="-1"/>
          <w:lang w:val="x-none" w:eastAsia="x-none"/>
        </w:rPr>
        <w:t>N</w:t>
      </w:r>
      <w:r w:rsidRPr="00B75751">
        <w:rPr>
          <w:spacing w:val="-1"/>
          <w:vertAlign w:val="subscript"/>
          <w:lang w:val="x-none" w:eastAsia="x-none"/>
        </w:rPr>
        <w:t>56</w:t>
      </w:r>
      <w:r w:rsidRPr="00B75751">
        <w:rPr>
          <w:spacing w:val="-1"/>
          <w:lang w:val="x-none" w:eastAsia="x-none"/>
        </w:rPr>
        <w:t xml:space="preserve"> and </w:t>
      </w:r>
      <w:r w:rsidRPr="00B75751">
        <w:rPr>
          <w:i/>
          <w:iCs/>
          <w:spacing w:val="-1"/>
          <w:lang w:val="x-none" w:eastAsia="x-none"/>
        </w:rPr>
        <w:t>N</w:t>
      </w:r>
      <w:r w:rsidRPr="00B75751">
        <w:rPr>
          <w:spacing w:val="-1"/>
          <w:vertAlign w:val="subscript"/>
          <w:lang w:val="x-none" w:eastAsia="x-none"/>
        </w:rPr>
        <w:t>78</w:t>
      </w:r>
      <w:r w:rsidRPr="00B75751">
        <w:rPr>
          <w:spacing w:val="-1"/>
          <w:lang w:val="x-none" w:eastAsia="x-none"/>
        </w:rPr>
        <w:t xml:space="preserve"> are also wound with opposite </w:t>
      </w:r>
      <w:r w:rsidRPr="00B75751">
        <w:rPr>
          <w:spacing w:val="-1"/>
          <w:lang w:val="x-none" w:eastAsia="x-none"/>
        </w:rPr>
        <w:t>polarity at the center leg.</w:t>
      </w:r>
      <w:r w:rsidRPr="00B75751" w:rsidDel="00C8083C">
        <w:rPr>
          <w:spacing w:val="-1"/>
          <w:lang w:val="x-none" w:eastAsia="x-none"/>
        </w:rPr>
        <w:t xml:space="preserve"> </w:t>
      </w:r>
      <w:r w:rsidR="004F5411">
        <w:rPr>
          <w:spacing w:val="-1"/>
          <w:lang w:val="x-none" w:eastAsia="x-none"/>
        </w:rPr>
        <w:t xml:space="preserve">The transformer utilized an EE Core with a </w:t>
      </w:r>
      <w:r w:rsidR="00680D44" w:rsidRPr="00680D44">
        <w:rPr>
          <w:spacing w:val="-1"/>
          <w:lang w:eastAsia="x-none"/>
        </w:rPr>
        <w:t>cent</w:t>
      </w:r>
      <w:r w:rsidR="004F5411">
        <w:rPr>
          <w:spacing w:val="-1"/>
          <w:lang w:eastAsia="x-none"/>
        </w:rPr>
        <w:t>er</w:t>
      </w:r>
      <w:r w:rsidR="00680D44" w:rsidRPr="00680D44">
        <w:rPr>
          <w:spacing w:val="-1"/>
          <w:lang w:eastAsia="x-none"/>
        </w:rPr>
        <w:t xml:space="preserve"> leg </w:t>
      </w:r>
      <w:r w:rsidR="004F5411">
        <w:rPr>
          <w:spacing w:val="-1"/>
          <w:lang w:eastAsia="x-none"/>
        </w:rPr>
        <w:t xml:space="preserve">that has a cross sectional area </w:t>
      </w:r>
      <w:r w:rsidR="00680D44" w:rsidRPr="00680D44">
        <w:rPr>
          <w:spacing w:val="-1"/>
          <w:lang w:eastAsia="x-none"/>
        </w:rPr>
        <w:t xml:space="preserve">twice </w:t>
      </w:r>
      <w:r w:rsidR="004F5411">
        <w:rPr>
          <w:spacing w:val="-1"/>
          <w:lang w:val="en-PH" w:eastAsia="x-none"/>
        </w:rPr>
        <w:t xml:space="preserve">its </w:t>
      </w:r>
      <w:r w:rsidR="00680D44" w:rsidRPr="00680D44">
        <w:rPr>
          <w:spacing w:val="-1"/>
          <w:lang w:eastAsia="x-none"/>
        </w:rPr>
        <w:t xml:space="preserve">outer leg, as per commercial standard, causing </w:t>
      </w:r>
      <w:r w:rsidR="00680D44" w:rsidRPr="00680D44">
        <w:rPr>
          <w:i/>
          <w:iCs/>
          <w:spacing w:val="-1"/>
          <w:lang w:eastAsia="x-none"/>
        </w:rPr>
        <w:t>N</w:t>
      </w:r>
      <w:r w:rsidR="00680D44" w:rsidRPr="00680D44">
        <w:rPr>
          <w:spacing w:val="-1"/>
          <w:vertAlign w:val="subscript"/>
          <w:lang w:eastAsia="x-none"/>
        </w:rPr>
        <w:t>12</w:t>
      </w:r>
      <w:r w:rsidR="00680D44" w:rsidRPr="00680D44">
        <w:rPr>
          <w:spacing w:val="-1"/>
          <w:lang w:eastAsia="x-none"/>
        </w:rPr>
        <w:t xml:space="preserve"> = 2 </w:t>
      </w:r>
      <w:r w:rsidR="00680D44" w:rsidRPr="00680D44">
        <w:rPr>
          <w:i/>
          <w:iCs/>
          <w:spacing w:val="-1"/>
          <w:lang w:eastAsia="x-none"/>
        </w:rPr>
        <w:t>N</w:t>
      </w:r>
      <w:r w:rsidR="00680D44" w:rsidRPr="00680D44">
        <w:rPr>
          <w:spacing w:val="-1"/>
          <w:vertAlign w:val="subscript"/>
          <w:lang w:eastAsia="x-none"/>
        </w:rPr>
        <w:t>56</w:t>
      </w:r>
      <w:r w:rsidR="00680D44" w:rsidRPr="00680D44">
        <w:rPr>
          <w:spacing w:val="-1"/>
          <w:lang w:eastAsia="x-none"/>
        </w:rPr>
        <w:t xml:space="preserve"> and </w:t>
      </w:r>
      <w:r w:rsidR="00680D44" w:rsidRPr="00680D44">
        <w:rPr>
          <w:i/>
          <w:iCs/>
          <w:spacing w:val="-1"/>
          <w:lang w:eastAsia="x-none"/>
        </w:rPr>
        <w:t>N</w:t>
      </w:r>
      <w:r w:rsidR="00680D44" w:rsidRPr="00680D44">
        <w:rPr>
          <w:spacing w:val="-1"/>
          <w:vertAlign w:val="subscript"/>
          <w:lang w:eastAsia="x-none"/>
        </w:rPr>
        <w:t>34</w:t>
      </w:r>
      <w:r w:rsidR="00680D44" w:rsidRPr="00680D44">
        <w:rPr>
          <w:spacing w:val="-1"/>
          <w:lang w:eastAsia="x-none"/>
        </w:rPr>
        <w:t xml:space="preserve"> = 2 </w:t>
      </w:r>
      <w:r w:rsidR="00680D44" w:rsidRPr="00680D44">
        <w:rPr>
          <w:i/>
          <w:iCs/>
          <w:spacing w:val="-1"/>
          <w:lang w:eastAsia="x-none"/>
        </w:rPr>
        <w:t>N</w:t>
      </w:r>
      <w:r w:rsidR="00680D44" w:rsidRPr="00680D44">
        <w:rPr>
          <w:spacing w:val="-1"/>
          <w:vertAlign w:val="subscript"/>
          <w:lang w:eastAsia="x-none"/>
        </w:rPr>
        <w:t>78</w:t>
      </w:r>
      <w:r w:rsidR="00680D44" w:rsidRPr="00680D44">
        <w:rPr>
          <w:spacing w:val="-1"/>
          <w:lang w:eastAsia="x-none"/>
        </w:rPr>
        <w:t xml:space="preserve">. </w:t>
      </w:r>
      <w:r w:rsidR="004F5411" w:rsidRPr="004F5411">
        <w:rPr>
          <w:spacing w:val="-1"/>
          <w:lang w:eastAsia="x-none"/>
        </w:rPr>
        <w:t xml:space="preserve">The magnetizing inductances for both </w:t>
      </w:r>
      <w:r w:rsidR="004F5411" w:rsidRPr="004F5411">
        <w:rPr>
          <w:i/>
          <w:iCs/>
          <w:spacing w:val="-1"/>
          <w:lang w:eastAsia="x-none"/>
        </w:rPr>
        <w:t>N</w:t>
      </w:r>
      <w:r w:rsidR="004F5411" w:rsidRPr="004F5411">
        <w:rPr>
          <w:spacing w:val="-1"/>
          <w:vertAlign w:val="subscript"/>
          <w:lang w:eastAsia="x-none"/>
        </w:rPr>
        <w:t>12</w:t>
      </w:r>
      <w:r w:rsidR="004F5411" w:rsidRPr="004F5411">
        <w:rPr>
          <w:spacing w:val="-1"/>
          <w:lang w:eastAsia="x-none"/>
        </w:rPr>
        <w:t>-</w:t>
      </w:r>
      <w:r w:rsidR="004F5411" w:rsidRPr="004F5411">
        <w:rPr>
          <w:i/>
          <w:iCs/>
          <w:spacing w:val="-1"/>
          <w:lang w:eastAsia="x-none"/>
        </w:rPr>
        <w:t>N</w:t>
      </w:r>
      <w:r w:rsidR="004F5411" w:rsidRPr="004F5411">
        <w:rPr>
          <w:spacing w:val="-1"/>
          <w:vertAlign w:val="subscript"/>
          <w:lang w:eastAsia="x-none"/>
        </w:rPr>
        <w:t>34</w:t>
      </w:r>
      <w:r w:rsidR="004F5411" w:rsidRPr="004F5411">
        <w:rPr>
          <w:spacing w:val="-1"/>
          <w:lang w:eastAsia="x-none"/>
        </w:rPr>
        <w:t xml:space="preserve"> and </w:t>
      </w:r>
      <w:r w:rsidR="004F5411" w:rsidRPr="004F5411">
        <w:rPr>
          <w:i/>
          <w:iCs/>
          <w:spacing w:val="-1"/>
          <w:lang w:eastAsia="x-none"/>
        </w:rPr>
        <w:t>N</w:t>
      </w:r>
      <w:r w:rsidR="004F5411" w:rsidRPr="004F5411">
        <w:rPr>
          <w:spacing w:val="-1"/>
          <w:vertAlign w:val="subscript"/>
          <w:lang w:eastAsia="x-none"/>
        </w:rPr>
        <w:t>56</w:t>
      </w:r>
      <w:r w:rsidR="004F5411" w:rsidRPr="004F5411">
        <w:rPr>
          <w:spacing w:val="-1"/>
          <w:lang w:eastAsia="x-none"/>
        </w:rPr>
        <w:t>-</w:t>
      </w:r>
      <w:r w:rsidR="004F5411" w:rsidRPr="004F5411">
        <w:rPr>
          <w:i/>
          <w:iCs/>
          <w:spacing w:val="-1"/>
          <w:lang w:eastAsia="x-none"/>
        </w:rPr>
        <w:t>N</w:t>
      </w:r>
      <w:r w:rsidR="004F5411" w:rsidRPr="004F5411">
        <w:rPr>
          <w:spacing w:val="-1"/>
          <w:vertAlign w:val="subscript"/>
          <w:lang w:eastAsia="x-none"/>
        </w:rPr>
        <w:t>78</w:t>
      </w:r>
      <w:r w:rsidR="004F5411" w:rsidRPr="004F5411">
        <w:rPr>
          <w:spacing w:val="-1"/>
          <w:lang w:eastAsia="x-none"/>
        </w:rPr>
        <w:t xml:space="preserve"> were set to be the same. </w:t>
      </w:r>
      <w:r w:rsidR="00B96DCA">
        <w:rPr>
          <w:rFonts w:hint="eastAsia"/>
          <w:spacing w:val="-1"/>
          <w:lang w:eastAsia="x-none"/>
        </w:rPr>
        <w:t>T</w:t>
      </w:r>
      <w:r w:rsidR="004F5411" w:rsidRPr="004F5411">
        <w:rPr>
          <w:spacing w:val="-1"/>
          <w:lang w:eastAsia="x-none"/>
        </w:rPr>
        <w:t>he saturation magnetic flux in each separate transformer during each phase is expected to be consistent.</w:t>
      </w:r>
    </w:p>
    <w:p w14:paraId="277CBD74" w14:textId="7FE089E5" w:rsidR="007D4C3D" w:rsidRDefault="007D4C3D" w:rsidP="00DB0522">
      <w:pPr>
        <w:ind w:firstLine="288"/>
        <w:jc w:val="both"/>
        <w:rPr>
          <w:ins w:id="8" w:author="ROQUE Karl Raymond Dela Cruz" w:date="2026-01-02T16:52:00Z" w16du:dateUtc="2026-01-02T07:52:00Z"/>
        </w:rPr>
      </w:pPr>
      <w:ins w:id="9" w:author="ROQUE Karl Raymond Dela Cruz" w:date="2026-01-02T16:37:00Z" w16du:dateUtc="2026-01-02T07:37:00Z">
        <w:r>
          <w:t xml:space="preserve">The operational principle of the rectifier with the proposed transformer is illustrated in Fig. 3. Additionally, Fig. 4 presents the key waveforms </w:t>
        </w:r>
      </w:ins>
      <w:ins w:id="10" w:author="ROQUE Karl Raymond Dela Cruz" w:date="2026-01-02T16:38:00Z" w16du:dateUtc="2026-01-02T07:38:00Z">
        <w:r>
          <w:t>of the</w:t>
        </w:r>
      </w:ins>
      <w:ins w:id="11" w:author="ROQUE Karl Raymond Dela Cruz" w:date="2026-01-02T16:37:00Z" w16du:dateUtc="2026-01-02T07:37:00Z">
        <w:r>
          <w:t xml:space="preserve"> six distinct operation modes.</w:t>
        </w:r>
      </w:ins>
      <w:del w:id="12" w:author="ROQUE Karl Raymond Dela Cruz" w:date="2026-01-02T16:37:00Z" w16du:dateUtc="2026-01-02T07:37:00Z">
        <w:r w:rsidR="0088523D" w:rsidRPr="00B75751" w:rsidDel="007D4C3D">
          <w:delText xml:space="preserve">The operational principle of the </w:delText>
        </w:r>
        <w:r w:rsidR="002A4477" w:rsidDel="007D4C3D">
          <w:rPr>
            <w:rFonts w:eastAsia="Malgun Gothic" w:hint="eastAsia"/>
            <w:lang w:eastAsia="ko-KR"/>
          </w:rPr>
          <w:delText>rectifier with the proposed transformer</w:delText>
        </w:r>
        <w:r w:rsidR="002A4477" w:rsidRPr="00B75751" w:rsidDel="007D4C3D">
          <w:delText xml:space="preserve"> </w:delText>
        </w:r>
        <w:r w:rsidR="007C0434" w:rsidRPr="00B75751" w:rsidDel="007D4C3D">
          <w:delText>is shown</w:delText>
        </w:r>
        <w:r w:rsidR="002A4477" w:rsidRPr="00B75751" w:rsidDel="007D4C3D">
          <w:delText xml:space="preserve"> in Fig. 3</w:delText>
        </w:r>
        <w:r w:rsidR="00393B56" w:rsidDel="007D4C3D">
          <w:rPr>
            <w:rFonts w:eastAsia="Malgun Gothic" w:hint="eastAsia"/>
            <w:lang w:eastAsia="ko-KR"/>
          </w:rPr>
          <w:delText>.</w:delText>
        </w:r>
      </w:del>
      <w:r w:rsidR="0088523D" w:rsidRPr="00B75751">
        <w:t xml:space="preserve"> </w:t>
      </w:r>
      <w:r w:rsidR="00393B56">
        <w:rPr>
          <w:rFonts w:eastAsia="Malgun Gothic" w:hint="eastAsia"/>
          <w:lang w:eastAsia="ko-KR"/>
        </w:rPr>
        <w:t>The rectifier</w:t>
      </w:r>
      <w:r w:rsidR="00967FAB">
        <w:rPr>
          <w:rFonts w:eastAsia="Malgun Gothic" w:hint="eastAsia"/>
          <w:lang w:eastAsia="ko-KR"/>
        </w:rPr>
        <w:t xml:space="preserve"> is designed </w:t>
      </w:r>
      <w:r w:rsidR="0088523D" w:rsidRPr="00B75751">
        <w:t xml:space="preserve">with duty cycle </w:t>
      </w:r>
      <w:commentRangeStart w:id="13"/>
      <w:r w:rsidR="0088523D" w:rsidRPr="00B75751">
        <w:rPr>
          <w:i/>
          <w:iCs/>
          <w:sz w:val="21"/>
          <w:szCs w:val="16"/>
        </w:rPr>
        <w:t xml:space="preserve">D </w:t>
      </w:r>
      <m:oMath>
        <m:r>
          <m:rPr>
            <m:nor/>
          </m:rPr>
          <w:rPr>
            <w:i/>
            <w:iCs/>
            <w:sz w:val="21"/>
          </w:rPr>
          <m:t xml:space="preserve">≤ </m:t>
        </m:r>
      </m:oMath>
      <w:r w:rsidR="0088523D" w:rsidRPr="00B07F51">
        <w:rPr>
          <w:color w:val="000000" w:themeColor="text1"/>
          <w:sz w:val="21"/>
        </w:rPr>
        <w:t>0.5</w:t>
      </w:r>
      <w:r w:rsidR="0088523D" w:rsidRPr="00B07F51">
        <w:rPr>
          <w:i/>
          <w:iCs/>
          <w:color w:val="000000" w:themeColor="text1"/>
          <w:sz w:val="21"/>
        </w:rPr>
        <w:t xml:space="preserve"> </w:t>
      </w:r>
      <m:oMath>
        <m:f>
          <m:fPr>
            <m:ctrlPr>
              <w:rPr>
                <w:rFonts w:ascii="Cambria Math" w:hAnsi="Cambria Math"/>
                <w:i/>
                <w:iCs/>
                <w:color w:val="000000" w:themeColor="text1"/>
              </w:rPr>
            </m:ctrlPr>
          </m:fPr>
          <m:num>
            <m:r>
              <m:rPr>
                <m:nor/>
              </m:rPr>
              <w:rPr>
                <w:i/>
                <w:iCs/>
                <w:color w:val="000000" w:themeColor="text1"/>
              </w:rPr>
              <m:t>n</m:t>
            </m:r>
            <m:sSub>
              <m:sSubPr>
                <m:ctrlPr>
                  <w:rPr>
                    <w:rFonts w:ascii="Cambria Math" w:hAnsi="Cambria Math"/>
                    <w:i/>
                    <w:iCs/>
                    <w:color w:val="000000" w:themeColor="text1"/>
                  </w:rPr>
                </m:ctrlPr>
              </m:sSubPr>
              <m:e>
                <m:r>
                  <m:rPr>
                    <m:nor/>
                  </m:rPr>
                  <w:rPr>
                    <w:i/>
                    <w:iCs/>
                    <w:color w:val="000000" w:themeColor="text1"/>
                  </w:rPr>
                  <m:t>V</m:t>
                </m:r>
              </m:e>
              <m:sub>
                <m:r>
                  <m:rPr>
                    <m:nor/>
                  </m:rPr>
                  <w:rPr>
                    <w:i/>
                    <w:iCs/>
                    <w:color w:val="000000" w:themeColor="text1"/>
                  </w:rPr>
                  <m:t>o</m:t>
                </m:r>
              </m:sub>
            </m:sSub>
          </m:num>
          <m:den>
            <m:sSub>
              <m:sSubPr>
                <m:ctrlPr>
                  <w:rPr>
                    <w:rFonts w:ascii="Cambria Math" w:hAnsi="Cambria Math"/>
                    <w:i/>
                    <w:iCs/>
                    <w:color w:val="000000" w:themeColor="text1"/>
                  </w:rPr>
                </m:ctrlPr>
              </m:sSubPr>
              <m:e>
                <m:r>
                  <m:rPr>
                    <m:nor/>
                  </m:rPr>
                  <w:rPr>
                    <w:i/>
                    <w:iCs/>
                    <w:color w:val="000000" w:themeColor="text1"/>
                  </w:rPr>
                  <m:t>V</m:t>
                </m:r>
              </m:e>
              <m:sub>
                <m:r>
                  <m:rPr>
                    <m:nor/>
                  </m:rPr>
                  <w:rPr>
                    <w:i/>
                    <w:iCs/>
                    <w:color w:val="000000" w:themeColor="text1"/>
                  </w:rPr>
                  <m:t>in,max</m:t>
                </m:r>
              </m:sub>
            </m:sSub>
          </m:den>
        </m:f>
      </m:oMath>
      <w:r w:rsidR="0088523D" w:rsidRPr="00B07F51">
        <w:rPr>
          <w:color w:val="000000" w:themeColor="text1"/>
        </w:rPr>
        <w:t xml:space="preserve">, </w:t>
      </w:r>
      <w:commentRangeEnd w:id="13"/>
      <w:r w:rsidR="00794F24">
        <w:rPr>
          <w:rStyle w:val="CommentReference"/>
        </w:rPr>
        <w:commentReference w:id="13"/>
      </w:r>
      <w:r w:rsidR="0088523D" w:rsidRPr="00B07F51">
        <w:rPr>
          <w:color w:val="000000" w:themeColor="text1"/>
        </w:rPr>
        <w:t xml:space="preserve">with </w:t>
      </w:r>
      <w:r w:rsidR="0088523D" w:rsidRPr="00B07F51">
        <w:rPr>
          <w:i/>
          <w:iCs/>
          <w:color w:val="000000" w:themeColor="text1"/>
        </w:rPr>
        <w:t xml:space="preserve">n </w:t>
      </w:r>
      <w:r w:rsidR="0088523D" w:rsidRPr="00B07F51">
        <w:rPr>
          <w:color w:val="000000" w:themeColor="text1"/>
        </w:rPr>
        <w:t xml:space="preserve">as the turns ratio, </w:t>
      </w:r>
      <w:r w:rsidR="0088523D" w:rsidRPr="00B07F51">
        <w:rPr>
          <w:i/>
          <w:iCs/>
          <w:color w:val="000000" w:themeColor="text1"/>
        </w:rPr>
        <w:t>V</w:t>
      </w:r>
      <w:r w:rsidR="0088523D" w:rsidRPr="00B07F51">
        <w:rPr>
          <w:i/>
          <w:iCs/>
          <w:color w:val="000000" w:themeColor="text1"/>
          <w:vertAlign w:val="subscript"/>
        </w:rPr>
        <w:t>o</w:t>
      </w:r>
      <w:r w:rsidR="0088523D" w:rsidRPr="00B07F51">
        <w:rPr>
          <w:color w:val="000000" w:themeColor="text1"/>
        </w:rPr>
        <w:t xml:space="preserve"> as the output voltage, and</w:t>
      </w:r>
      <w:r w:rsidR="0088523D" w:rsidRPr="00B07F51">
        <w:rPr>
          <w:i/>
          <w:iCs/>
          <w:color w:val="000000" w:themeColor="text1"/>
        </w:rPr>
        <w:t xml:space="preserve"> V</w:t>
      </w:r>
      <w:r w:rsidR="0088523D" w:rsidRPr="00B07F51">
        <w:rPr>
          <w:i/>
          <w:iCs/>
          <w:color w:val="000000" w:themeColor="text1"/>
          <w:vertAlign w:val="subscript"/>
        </w:rPr>
        <w:t>in, max</w:t>
      </w:r>
      <w:r w:rsidR="0088523D" w:rsidRPr="00B07F51">
        <w:rPr>
          <w:i/>
          <w:iCs/>
          <w:color w:val="000000" w:themeColor="text1"/>
        </w:rPr>
        <w:t xml:space="preserve"> </w:t>
      </w:r>
      <w:r w:rsidR="0088523D" w:rsidRPr="00B07F51">
        <w:rPr>
          <w:color w:val="000000" w:themeColor="text1"/>
        </w:rPr>
        <w:t xml:space="preserve">as the </w:t>
      </w:r>
      <w:r w:rsidR="00EA1CD1" w:rsidRPr="00B07F51">
        <w:rPr>
          <w:rFonts w:eastAsia="Malgun Gothic"/>
          <w:color w:val="000000" w:themeColor="text1"/>
          <w:lang w:eastAsia="ko-KR"/>
        </w:rPr>
        <w:t>peak</w:t>
      </w:r>
      <w:r w:rsidR="00C3775B" w:rsidRPr="00B07F51">
        <w:rPr>
          <w:rFonts w:eastAsia="Malgun Gothic"/>
          <w:color w:val="000000" w:themeColor="text1"/>
          <w:lang w:eastAsia="ko-KR"/>
        </w:rPr>
        <w:t xml:space="preserve"> value </w:t>
      </w:r>
      <w:r w:rsidR="0088523D" w:rsidRPr="00B07F51">
        <w:rPr>
          <w:color w:val="000000" w:themeColor="text1"/>
        </w:rPr>
        <w:t>of the input voltage</w:t>
      </w:r>
      <w:ins w:id="14" w:author="ROQUE Karl Raymond Dela Cruz" w:date="2026-01-02T16:25:00Z" w16du:dateUtc="2026-01-02T07:25:00Z">
        <w:r w:rsidR="00B23352">
          <w:rPr>
            <w:color w:val="000000" w:themeColor="text1"/>
          </w:rPr>
          <w:t xml:space="preserve">. </w:t>
        </w:r>
      </w:ins>
      <w:ins w:id="15" w:author="ROQUE Karl Raymond Dela Cruz" w:date="2026-01-02T16:38:00Z" w16du:dateUtc="2026-01-02T07:38:00Z">
        <w:r>
          <w:t>This condition ensures the magnetizing current of one phase returns to zero before the other phase peaks.</w:t>
        </w:r>
      </w:ins>
      <w:del w:id="16" w:author="ROQUE Karl Raymond Dela Cruz" w:date="2026-01-02T16:24:00Z" w16du:dateUtc="2026-01-02T07:24:00Z">
        <w:r w:rsidR="00776FBB" w:rsidDel="00B23352">
          <w:rPr>
            <w:color w:val="000000" w:themeColor="text1"/>
          </w:rPr>
          <w:delText>,</w:delText>
        </w:r>
      </w:del>
      <w:del w:id="17" w:author="ROQUE Karl Raymond Dela Cruz" w:date="2026-01-02T16:25:00Z" w16du:dateUtc="2026-01-02T07:25:00Z">
        <w:r w:rsidR="00776FBB" w:rsidDel="00B23352">
          <w:rPr>
            <w:color w:val="000000" w:themeColor="text1"/>
          </w:rPr>
          <w:delText xml:space="preserve"> to ensure </w:delText>
        </w:r>
      </w:del>
      <w:del w:id="18" w:author="ROQUE Karl Raymond Dela Cruz" w:date="2026-01-02T16:38:00Z" w16du:dateUtc="2026-01-02T07:38:00Z">
        <w:r w:rsidR="00776FBB" w:rsidDel="007D4C3D">
          <w:rPr>
            <w:color w:val="000000" w:themeColor="text1"/>
          </w:rPr>
          <w:delText>the magnetizing current of one phase returns to zero before the other reaches its peak</w:delText>
        </w:r>
        <w:r w:rsidR="0088523D" w:rsidRPr="00B07F51" w:rsidDel="007D4C3D">
          <w:rPr>
            <w:color w:val="000000" w:themeColor="text1"/>
          </w:rPr>
          <w:delText>.</w:delText>
        </w:r>
      </w:del>
      <w:r w:rsidR="0088523D" w:rsidRPr="00B07F51">
        <w:rPr>
          <w:color w:val="000000" w:themeColor="text1"/>
        </w:rPr>
        <w:t xml:space="preserve"> </w:t>
      </w:r>
      <w:ins w:id="19" w:author="ROQUE Karl Raymond Dela Cruz" w:date="2026-01-02T16:38:00Z" w16du:dateUtc="2026-01-02T07:38:00Z">
        <w:r>
          <w:t xml:space="preserve">This duration is defined as the </w:t>
        </w:r>
      </w:ins>
      <w:ins w:id="20" w:author="ROQUE Karl Raymond Dela Cruz" w:date="2026-01-02T16:51:00Z" w16du:dateUtc="2026-01-02T07:51:00Z">
        <w:r w:rsidR="004B1FFD">
          <w:t>discharge</w:t>
        </w:r>
      </w:ins>
      <w:ins w:id="21" w:author="ROQUE Karl Raymond Dela Cruz" w:date="2026-01-02T16:38:00Z" w16du:dateUtc="2026-01-02T07:38:00Z">
        <w:r>
          <w:t xml:space="preserve"> time</w:t>
        </w:r>
      </w:ins>
      <w:ins w:id="22" w:author="ROQUE Karl Raymond Dela Cruz" w:date="2026-01-02T16:54:00Z" w16du:dateUtc="2026-01-02T07:54:00Z">
        <w:r w:rsidR="0027792D">
          <w:t xml:space="preserve"> </w:t>
        </w:r>
        <w:proofErr w:type="spellStart"/>
        <w:r w:rsidR="0027792D">
          <w:rPr>
            <w:i/>
            <w:iCs/>
          </w:rPr>
          <w:t>t</w:t>
        </w:r>
        <w:r w:rsidR="0027792D">
          <w:rPr>
            <w:i/>
            <w:iCs/>
            <w:vertAlign w:val="subscript"/>
          </w:rPr>
          <w:t>discharge</w:t>
        </w:r>
      </w:ins>
      <w:proofErr w:type="spellEnd"/>
      <w:ins w:id="23" w:author="ROQUE Karl Raymond Dela Cruz" w:date="2026-01-02T16:52:00Z" w16du:dateUtc="2026-01-02T07:52:00Z">
        <w:r w:rsidR="004B1FFD">
          <w:t xml:space="preserve"> and is given in terms of circuit parameters by (xx):</w:t>
        </w:r>
      </w:ins>
    </w:p>
    <w:p w14:paraId="1FB7E38B" w14:textId="13CFE896" w:rsidR="004B1FFD" w:rsidRPr="0027792D" w:rsidRDefault="001907D5" w:rsidP="0027792D">
      <w:pPr>
        <w:jc w:val="both"/>
        <w:rPr>
          <w:ins w:id="24" w:author="ROQUE Karl Raymond Dela Cruz" w:date="2026-01-02T16:55:00Z" w16du:dateUtc="2026-01-02T07:55:00Z"/>
          <w:color w:val="000000"/>
          <w:lang w:val="x-none"/>
        </w:rPr>
      </w:pPr>
      <m:oMathPara>
        <m:oMath>
          <m:sSub>
            <m:sSubPr>
              <m:ctrlPr>
                <w:ins w:id="25" w:author="ROQUE Karl Raymond Dela Cruz" w:date="2026-01-02T16:54:00Z" w16du:dateUtc="2026-01-02T07:54:00Z">
                  <w:rPr>
                    <w:rFonts w:ascii="Cambria Math" w:hAnsi="Cambria Math"/>
                    <w:i/>
                    <w:color w:val="000000"/>
                    <w:lang w:val="x-none"/>
                  </w:rPr>
                </w:ins>
              </m:ctrlPr>
            </m:sSubPr>
            <m:e>
              <m:r>
                <w:ins w:id="26" w:author="ROQUE Karl Raymond Dela Cruz" w:date="2026-01-02T16:54:00Z" w16du:dateUtc="2026-01-02T07:54:00Z">
                  <w:rPr>
                    <w:rFonts w:ascii="Cambria Math" w:hAnsi="Cambria Math"/>
                    <w:color w:val="000000"/>
                    <w:lang w:val="x-none"/>
                  </w:rPr>
                  <m:t>t</m:t>
                </w:ins>
              </m:r>
            </m:e>
            <m:sub>
              <m:r>
                <w:ins w:id="27" w:author="ROQUE Karl Raymond Dela Cruz" w:date="2026-01-02T16:54:00Z" w16du:dateUtc="2026-01-02T07:54:00Z">
                  <w:rPr>
                    <w:rFonts w:ascii="Cambria Math" w:hAnsi="Cambria Math"/>
                    <w:color w:val="000000"/>
                    <w:lang w:val="x-none"/>
                  </w:rPr>
                  <m:t>discharge</m:t>
                </w:ins>
              </m:r>
            </m:sub>
          </m:sSub>
          <m:r>
            <w:ins w:id="28" w:author="ROQUE Karl Raymond Dela Cruz" w:date="2026-01-02T16:54:00Z" w16du:dateUtc="2026-01-02T07:54:00Z">
              <w:rPr>
                <w:rFonts w:ascii="Cambria Math" w:hAnsi="Cambria Math"/>
                <w:color w:val="000000"/>
                <w:lang w:val="x-none"/>
              </w:rPr>
              <m:t>=</m:t>
            </w:ins>
          </m:r>
          <m:f>
            <m:fPr>
              <m:ctrlPr>
                <w:ins w:id="29" w:author="ROQUE Karl Raymond Dela Cruz" w:date="2026-01-02T16:54:00Z" w16du:dateUtc="2026-01-02T07:54:00Z">
                  <w:rPr>
                    <w:rFonts w:ascii="Cambria Math" w:hAnsi="Cambria Math"/>
                    <w:i/>
                    <w:color w:val="000000"/>
                    <w:lang w:val="x-none"/>
                  </w:rPr>
                </w:ins>
              </m:ctrlPr>
            </m:fPr>
            <m:num>
              <m:sSub>
                <m:sSubPr>
                  <m:ctrlPr>
                    <w:ins w:id="30" w:author="ROQUE Karl Raymond Dela Cruz" w:date="2026-01-02T16:54:00Z" w16du:dateUtc="2026-01-02T07:54:00Z">
                      <w:rPr>
                        <w:rFonts w:ascii="Cambria Math" w:hAnsi="Cambria Math"/>
                        <w:i/>
                        <w:color w:val="000000"/>
                        <w:lang w:val="x-none"/>
                      </w:rPr>
                    </w:ins>
                  </m:ctrlPr>
                </m:sSubPr>
                <m:e>
                  <m:r>
                    <w:ins w:id="31" w:author="ROQUE Karl Raymond Dela Cruz" w:date="2026-01-02T16:54:00Z" w16du:dateUtc="2026-01-02T07:54:00Z">
                      <w:rPr>
                        <w:rFonts w:ascii="Cambria Math" w:hAnsi="Cambria Math"/>
                        <w:color w:val="000000"/>
                        <w:lang w:val="x-none"/>
                      </w:rPr>
                      <m:t>V</m:t>
                    </w:ins>
                  </m:r>
                </m:e>
                <m:sub>
                  <m:r>
                    <w:ins w:id="32" w:author="ROQUE Karl Raymond Dela Cruz" w:date="2026-01-02T16:54:00Z" w16du:dateUtc="2026-01-02T07:54:00Z">
                      <w:rPr>
                        <w:rFonts w:ascii="Cambria Math" w:hAnsi="Cambria Math"/>
                        <w:color w:val="000000"/>
                        <w:lang w:val="x-none"/>
                      </w:rPr>
                      <m:t>in, max</m:t>
                    </w:ins>
                  </m:r>
                </m:sub>
              </m:sSub>
            </m:num>
            <m:den>
              <m:r>
                <w:ins w:id="33" w:author="ROQUE Karl Raymond Dela Cruz" w:date="2026-01-02T16:54:00Z" w16du:dateUtc="2026-01-02T07:54:00Z">
                  <w:rPr>
                    <w:rFonts w:ascii="Cambria Math" w:hAnsi="Cambria Math"/>
                    <w:color w:val="000000"/>
                    <w:lang w:val="x-none"/>
                  </w:rPr>
                  <m:t>n</m:t>
                </w:ins>
              </m:r>
              <m:sSub>
                <m:sSubPr>
                  <m:ctrlPr>
                    <w:ins w:id="34" w:author="ROQUE Karl Raymond Dela Cruz" w:date="2026-01-02T16:54:00Z" w16du:dateUtc="2026-01-02T07:54:00Z">
                      <w:rPr>
                        <w:rFonts w:ascii="Cambria Math" w:hAnsi="Cambria Math"/>
                        <w:i/>
                        <w:color w:val="000000"/>
                        <w:lang w:val="x-none"/>
                      </w:rPr>
                    </w:ins>
                  </m:ctrlPr>
                </m:sSubPr>
                <m:e>
                  <m:r>
                    <w:ins w:id="35" w:author="ROQUE Karl Raymond Dela Cruz" w:date="2026-01-02T16:54:00Z" w16du:dateUtc="2026-01-02T07:54:00Z">
                      <w:rPr>
                        <w:rFonts w:ascii="Cambria Math" w:hAnsi="Cambria Math"/>
                        <w:color w:val="000000"/>
                        <w:lang w:val="x-none"/>
                      </w:rPr>
                      <m:t>V</m:t>
                    </w:ins>
                  </m:r>
                </m:e>
                <m:sub>
                  <m:r>
                    <w:ins w:id="36" w:author="ROQUE Karl Raymond Dela Cruz" w:date="2026-01-02T16:54:00Z" w16du:dateUtc="2026-01-02T07:54:00Z">
                      <w:rPr>
                        <w:rFonts w:ascii="Cambria Math" w:hAnsi="Cambria Math"/>
                        <w:color w:val="000000"/>
                        <w:lang w:val="x-none"/>
                      </w:rPr>
                      <m:t>O</m:t>
                    </w:ins>
                  </m:r>
                </m:sub>
              </m:sSub>
            </m:den>
          </m:f>
          <m:r>
            <w:ins w:id="37" w:author="ROQUE Karl Raymond Dela Cruz" w:date="2026-01-02T16:54:00Z" w16du:dateUtc="2026-01-02T07:54:00Z">
              <w:rPr>
                <w:rFonts w:ascii="Cambria Math" w:hAnsi="Cambria Math"/>
                <w:color w:val="000000"/>
                <w:lang w:val="x-none"/>
              </w:rPr>
              <m:t>D</m:t>
            </w:ins>
          </m:r>
          <m:sSub>
            <m:sSubPr>
              <m:ctrlPr>
                <w:ins w:id="38" w:author="ROQUE Karl Raymond Dela Cruz" w:date="2026-01-02T16:54:00Z" w16du:dateUtc="2026-01-02T07:54:00Z">
                  <w:rPr>
                    <w:rFonts w:ascii="Cambria Math" w:hAnsi="Cambria Math"/>
                    <w:i/>
                    <w:color w:val="000000"/>
                    <w:lang w:val="x-none"/>
                  </w:rPr>
                </w:ins>
              </m:ctrlPr>
            </m:sSubPr>
            <m:e>
              <m:r>
                <w:ins w:id="39" w:author="ROQUE Karl Raymond Dela Cruz" w:date="2026-01-02T16:54:00Z" w16du:dateUtc="2026-01-02T07:54:00Z">
                  <w:rPr>
                    <w:rFonts w:ascii="Cambria Math" w:hAnsi="Cambria Math"/>
                    <w:color w:val="000000"/>
                    <w:lang w:val="x-none"/>
                  </w:rPr>
                  <m:t>T</m:t>
                </w:ins>
              </m:r>
            </m:e>
            <m:sub>
              <m:r>
                <w:ins w:id="40" w:author="ROQUE Karl Raymond Dela Cruz" w:date="2026-01-02T16:54:00Z" w16du:dateUtc="2026-01-02T07:54:00Z">
                  <w:rPr>
                    <w:rFonts w:ascii="Cambria Math" w:hAnsi="Cambria Math"/>
                    <w:color w:val="000000"/>
                    <w:lang w:val="x-none"/>
                  </w:rPr>
                  <m:t>s</m:t>
                </w:ins>
              </m:r>
            </m:sub>
          </m:sSub>
          <w:commentRangeStart w:id="41"/>
          <w:commentRangeEnd w:id="41"/>
          <m:r>
            <w:ins w:id="42" w:author="ROQUE Karl Raymond Dela Cruz" w:date="2026-01-02T16:54:00Z" w16du:dateUtc="2026-01-02T07:54:00Z">
              <m:rPr>
                <m:sty m:val="p"/>
              </m:rPr>
              <w:rPr>
                <w:rStyle w:val="CommentReference"/>
                <w:rFonts w:ascii="Cambria Math" w:hAnsi="Cambria Math"/>
              </w:rPr>
              <w:commentReference w:id="41"/>
            </w:ins>
          </m:r>
          <m:r>
            <w:ins w:id="43" w:author="ROQUE Karl Raymond Dela Cruz" w:date="2026-01-02T16:54:00Z" w16du:dateUtc="2026-01-02T07:54:00Z">
              <w:rPr>
                <w:rFonts w:ascii="Cambria Math" w:hAnsi="Cambria Math"/>
                <w:color w:val="000000"/>
                <w:lang w:val="x-none"/>
              </w:rPr>
              <m:t xml:space="preserve">   (xx)</m:t>
            </w:ins>
          </m:r>
        </m:oMath>
      </m:oMathPara>
    </w:p>
    <w:p w14:paraId="56242784" w14:textId="06934F98" w:rsidR="0027792D" w:rsidRPr="0027792D" w:rsidRDefault="0027792D">
      <w:pPr>
        <w:jc w:val="both"/>
        <w:rPr>
          <w:ins w:id="44" w:author="ROQUE Karl Raymond Dela Cruz" w:date="2026-01-02T16:39:00Z" w16du:dateUtc="2026-01-02T07:39:00Z"/>
        </w:rPr>
        <w:pPrChange w:id="45" w:author="ROQUE Karl Raymond Dela Cruz" w:date="2026-01-02T16:54:00Z" w16du:dateUtc="2026-01-02T07:54:00Z">
          <w:pPr>
            <w:ind w:firstLine="288"/>
            <w:jc w:val="both"/>
          </w:pPr>
        </w:pPrChange>
      </w:pPr>
      <w:ins w:id="46" w:author="ROQUE Karl Raymond Dela Cruz" w:date="2026-01-02T16:55:00Z" w16du:dateUtc="2026-01-02T07:55:00Z">
        <w:r>
          <w:rPr>
            <w:color w:val="000000"/>
            <w:lang w:val="x-none"/>
          </w:rPr>
          <w:t xml:space="preserve">with </w:t>
        </w:r>
        <w:r>
          <w:rPr>
            <w:i/>
            <w:iCs/>
            <w:color w:val="000000"/>
            <w:lang w:val="x-none"/>
          </w:rPr>
          <w:t>T</w:t>
        </w:r>
        <w:r w:rsidRPr="0027792D">
          <w:rPr>
            <w:i/>
            <w:iCs/>
            <w:color w:val="000000"/>
            <w:vertAlign w:val="subscript"/>
            <w:lang w:val="x-none"/>
            <w:rPrChange w:id="47" w:author="ROQUE Karl Raymond Dela Cruz" w:date="2026-01-02T16:55:00Z" w16du:dateUtc="2026-01-02T07:55:00Z">
              <w:rPr>
                <w:color w:val="000000"/>
                <w:vertAlign w:val="subscript"/>
                <w:lang w:val="x-none"/>
              </w:rPr>
            </w:rPrChange>
          </w:rPr>
          <w:t>s</w:t>
        </w:r>
        <w:r>
          <w:rPr>
            <w:color w:val="000000"/>
            <w:lang w:val="x-none"/>
          </w:rPr>
          <w:t xml:space="preserve"> as the switching period.</w:t>
        </w:r>
      </w:ins>
    </w:p>
    <w:p w14:paraId="6E8B711A" w14:textId="19EF9434" w:rsidR="0088523D" w:rsidRDefault="007D4C3D" w:rsidP="004B1FFD">
      <w:pPr>
        <w:ind w:firstLine="288"/>
        <w:jc w:val="both"/>
        <w:rPr>
          <w:ins w:id="48" w:author="ROQUE Karl Raymond Dela Cruz" w:date="2026-01-02T17:04:00Z" w16du:dateUtc="2026-01-02T08:04:00Z"/>
        </w:rPr>
      </w:pPr>
      <w:ins w:id="49" w:author="ROQUE Karl Raymond Dela Cruz" w:date="2026-01-02T16:39:00Z" w16du:dateUtc="2026-01-02T07:39:00Z">
        <w:r>
          <w:t>Th</w:t>
        </w:r>
      </w:ins>
      <w:ins w:id="50" w:author="ROQUE Karl Raymond Dela Cruz" w:date="2026-01-02T16:53:00Z" w16du:dateUtc="2026-01-02T07:53:00Z">
        <w:r w:rsidR="004B1FFD">
          <w:t>e</w:t>
        </w:r>
      </w:ins>
      <w:ins w:id="51" w:author="ROQUE Karl Raymond Dela Cruz" w:date="2026-01-02T16:39:00Z" w16du:dateUtc="2026-01-02T07:39:00Z">
        <w:r>
          <w:t xml:space="preserve"> condition for the duty cycle </w:t>
        </w:r>
      </w:ins>
      <w:ins w:id="52" w:author="ROQUE Karl Raymond Dela Cruz" w:date="2026-01-02T16:53:00Z" w16du:dateUtc="2026-01-02T07:53:00Z">
        <w:r w:rsidR="004B1FFD">
          <w:t xml:space="preserve">imposed in this operational analysis </w:t>
        </w:r>
      </w:ins>
      <w:del w:id="53" w:author="ROQUE Karl Raymond Dela Cruz" w:date="2026-01-02T16:39:00Z" w16du:dateUtc="2026-01-02T07:39:00Z">
        <w:r w:rsidR="0088523D" w:rsidRPr="003517AA" w:rsidDel="007D4C3D">
          <w:rPr>
            <w:color w:val="000000" w:themeColor="text1"/>
          </w:rPr>
          <w:delText xml:space="preserve">This condition </w:delText>
        </w:r>
      </w:del>
      <w:r w:rsidR="0088523D" w:rsidRPr="003517AA">
        <w:rPr>
          <w:rFonts w:eastAsia="Malgun Gothic"/>
          <w:color w:val="000000" w:themeColor="text1"/>
          <w:lang w:eastAsia="ko-KR"/>
        </w:rPr>
        <w:t>is further</w:t>
      </w:r>
      <w:r w:rsidR="0088523D" w:rsidRPr="003517AA">
        <w:rPr>
          <w:color w:val="000000" w:themeColor="text1"/>
        </w:rPr>
        <w:t xml:space="preserve"> explained </w:t>
      </w:r>
      <w:r w:rsidR="00C3775B" w:rsidRPr="003517AA">
        <w:rPr>
          <w:rFonts w:eastAsia="Malgun Gothic"/>
          <w:color w:val="000000" w:themeColor="text1"/>
          <w:lang w:eastAsia="ko-KR"/>
        </w:rPr>
        <w:t xml:space="preserve">in Section </w:t>
      </w:r>
      <w:r w:rsidR="003C3FBC" w:rsidRPr="003517AA">
        <w:rPr>
          <w:rFonts w:eastAsia="Malgun Gothic"/>
          <w:color w:val="000000" w:themeColor="text1"/>
          <w:lang w:eastAsia="ko-KR"/>
        </w:rPr>
        <w:t>II</w:t>
      </w:r>
      <w:r w:rsidR="003C3FBC">
        <w:rPr>
          <w:rFonts w:eastAsia="Malgun Gothic" w:hint="eastAsia"/>
          <w:color w:val="000000" w:themeColor="text1"/>
          <w:lang w:eastAsia="ko-KR"/>
        </w:rPr>
        <w:t>-</w:t>
      </w:r>
      <w:r w:rsidR="00C3775B" w:rsidRPr="003517AA">
        <w:rPr>
          <w:rFonts w:eastAsia="Malgun Gothic"/>
          <w:color w:val="000000" w:themeColor="text1"/>
          <w:lang w:eastAsia="ko-KR"/>
        </w:rPr>
        <w:t>B</w:t>
      </w:r>
      <w:r w:rsidR="0088523D" w:rsidRPr="003517AA">
        <w:rPr>
          <w:color w:val="000000" w:themeColor="text1"/>
        </w:rPr>
        <w:t xml:space="preserve">. </w:t>
      </w:r>
      <w:del w:id="54" w:author="ROQUE Karl Raymond Dela Cruz" w:date="2026-01-02T16:52:00Z" w16du:dateUtc="2026-01-02T07:52:00Z">
        <w:r w:rsidR="0088523D" w:rsidRPr="003517AA" w:rsidDel="004B1FFD">
          <w:rPr>
            <w:color w:val="000000" w:themeColor="text1"/>
          </w:rPr>
          <w:delText xml:space="preserve">There are six distinct operation modes </w:delText>
        </w:r>
        <w:r w:rsidR="007460BA" w:rsidRPr="003517AA" w:rsidDel="004B1FFD">
          <w:rPr>
            <w:rFonts w:eastAsia="Malgun Gothic"/>
            <w:color w:val="000000" w:themeColor="text1"/>
            <w:lang w:eastAsia="ko-KR"/>
          </w:rPr>
          <w:delText>and</w:delText>
        </w:r>
        <w:r w:rsidR="00776FBB" w:rsidRPr="003517AA" w:rsidDel="004B1FFD">
          <w:rPr>
            <w:rFonts w:eastAsia="Malgun Gothic"/>
            <w:color w:val="000000" w:themeColor="text1"/>
            <w:lang w:eastAsia="ko-KR"/>
          </w:rPr>
          <w:delText xml:space="preserve"> </w:delText>
        </w:r>
        <w:r w:rsidR="0088523D" w:rsidRPr="003517AA" w:rsidDel="004B1FFD">
          <w:rPr>
            <w:color w:val="000000" w:themeColor="text1"/>
          </w:rPr>
          <w:delText>key waveforms of the circuit are shown in Fig. 4.</w:delText>
        </w:r>
        <w:r w:rsidR="001464D8" w:rsidRPr="009A5745" w:rsidDel="004B1FFD">
          <w:rPr>
            <w:b/>
            <w:bCs/>
            <w:i/>
            <w:iCs/>
            <w:noProof/>
            <w:color w:val="000000" w:themeColor="text1"/>
          </w:rPr>
          <w:delText xml:space="preserve"> </w:delText>
        </w:r>
      </w:del>
      <w:ins w:id="55" w:author="ROQUE Karl Raymond Dela Cruz" w:date="2026-01-02T16:26:00Z" w16du:dateUtc="2026-01-02T07:26:00Z">
        <w:r w:rsidR="00B23352">
          <w:t>The proposed transformer is not limited to this condition. However, analysis of other operating modes lies beyond the scope of this paper.</w:t>
        </w:r>
      </w:ins>
    </w:p>
    <w:p w14:paraId="340895AE" w14:textId="256125C5" w:rsidR="00C271C8" w:rsidRPr="004B1FFD" w:rsidRDefault="00C271C8" w:rsidP="004B1FFD">
      <w:pPr>
        <w:ind w:firstLine="288"/>
        <w:jc w:val="both"/>
        <w:rPr>
          <w:color w:val="000000" w:themeColor="text1"/>
          <w:rPrChange w:id="56" w:author="ROQUE Karl Raymond Dela Cruz" w:date="2026-01-02T16:52:00Z" w16du:dateUtc="2026-01-02T07:52:00Z">
            <w:rPr>
              <w:b/>
              <w:bCs/>
              <w:i/>
              <w:iCs/>
              <w:color w:val="000000" w:themeColor="text1"/>
              <w:lang w:val="x-none"/>
            </w:rPr>
          </w:rPrChange>
        </w:rPr>
      </w:pPr>
      <w:ins w:id="57" w:author="ROQUE Karl Raymond Dela Cruz" w:date="2026-01-02T17:04:00Z" w16du:dateUtc="2026-01-02T08:04:00Z">
        <w:r w:rsidRPr="0066316D">
          <w:rPr>
            <w:color w:val="000000" w:themeColor="text1"/>
          </w:rPr>
          <w:t xml:space="preserve">To describe the magnetic state of the core, the superposition principle is used. </w:t>
        </w:r>
      </w:ins>
      <w:ins w:id="58" w:author="ROQUE Karl Raymond Dela Cruz" w:date="2026-01-02T17:09:00Z" w16du:dateUtc="2026-01-02T08:09:00Z">
        <w:r>
          <w:rPr>
            <w:color w:val="000000" w:themeColor="text1"/>
          </w:rPr>
          <w:t>T</w:t>
        </w:r>
      </w:ins>
      <w:ins w:id="59" w:author="ROQUE Karl Raymond Dela Cruz" w:date="2026-01-02T17:04:00Z" w16du:dateUtc="2026-01-02T08:04:00Z">
        <w:r w:rsidRPr="0066316D">
          <w:rPr>
            <w:color w:val="000000" w:themeColor="text1"/>
          </w:rPr>
          <w:t xml:space="preserve">he magnetic flux density component </w:t>
        </w:r>
      </w:ins>
      <w:ins w:id="60" w:author="ROQUE Karl Raymond Dela Cruz" w:date="2026-01-02T17:09:00Z" w16du:dateUtc="2026-01-02T08:09:00Z">
        <w:r>
          <w:rPr>
            <w:i/>
            <w:iCs/>
            <w:color w:val="000000" w:themeColor="text1"/>
          </w:rPr>
          <w:t xml:space="preserve">B’ </w:t>
        </w:r>
        <w:r>
          <w:rPr>
            <w:color w:val="000000" w:themeColor="text1"/>
          </w:rPr>
          <w:t xml:space="preserve">is </w:t>
        </w:r>
      </w:ins>
      <w:ins w:id="61" w:author="ROQUE Karl Raymond Dela Cruz" w:date="2026-01-02T17:04:00Z" w16du:dateUtc="2026-01-02T08:04:00Z">
        <w:r w:rsidRPr="0066316D">
          <w:rPr>
            <w:color w:val="000000" w:themeColor="text1"/>
          </w:rPr>
          <w:t xml:space="preserve">generated by the positive </w:t>
        </w:r>
      </w:ins>
      <w:ins w:id="62" w:author="ROQUE Karl Raymond Dela Cruz" w:date="2026-01-02T17:05:00Z" w16du:dateUtc="2026-01-02T08:05:00Z">
        <w:r>
          <w:rPr>
            <w:color w:val="000000" w:themeColor="text1"/>
          </w:rPr>
          <w:t>cycle</w:t>
        </w:r>
      </w:ins>
      <w:ins w:id="63" w:author="ROQUE Karl Raymond Dela Cruz" w:date="2026-01-02T17:04:00Z" w16du:dateUtc="2026-01-02T08:04:00Z">
        <w:r w:rsidRPr="0066316D">
          <w:rPr>
            <w:color w:val="000000" w:themeColor="text1"/>
          </w:rPr>
          <w:t xml:space="preserve"> transformer</w:t>
        </w:r>
      </w:ins>
      <w:ins w:id="64" w:author="ROQUE Karl Raymond Dela Cruz" w:date="2026-01-02T17:05:00Z" w16du:dateUtc="2026-01-02T08:05:00Z">
        <w:r>
          <w:rPr>
            <w:color w:val="000000" w:themeColor="text1"/>
          </w:rPr>
          <w:t xml:space="preserve"> </w:t>
        </w:r>
      </w:ins>
      <w:ins w:id="65" w:author="ROQUE Karl Raymond Dela Cruz" w:date="2026-01-02T17:09:00Z" w16du:dateUtc="2026-01-02T08:09:00Z">
        <w:r>
          <w:rPr>
            <w:color w:val="000000" w:themeColor="text1"/>
          </w:rPr>
          <w:t xml:space="preserve">defined as </w:t>
        </w:r>
      </w:ins>
      <w:ins w:id="66" w:author="ROQUE Karl Raymond Dela Cruz" w:date="2026-01-02T17:05:00Z" w16du:dateUtc="2026-01-02T08:05:00Z">
        <w:r w:rsidRPr="00B07F51">
          <w:rPr>
            <w:i/>
            <w:iCs/>
            <w:color w:val="000000" w:themeColor="text1"/>
            <w:lang w:eastAsia="ja-JP"/>
          </w:rPr>
          <w:t>N</w:t>
        </w:r>
        <w:r w:rsidRPr="00B07F51">
          <w:rPr>
            <w:color w:val="000000" w:themeColor="text1"/>
            <w:vertAlign w:val="subscript"/>
            <w:lang w:eastAsia="ja-JP"/>
          </w:rPr>
          <w:t>12</w:t>
        </w:r>
        <w:r w:rsidRPr="00B07F51">
          <w:rPr>
            <w:color w:val="000000" w:themeColor="text1"/>
            <w:lang w:eastAsia="ja-JP"/>
          </w:rPr>
          <w:t>-</w:t>
        </w:r>
        <w:r w:rsidRPr="00B07F51">
          <w:rPr>
            <w:i/>
            <w:iCs/>
            <w:color w:val="000000" w:themeColor="text1"/>
            <w:lang w:eastAsia="ja-JP"/>
          </w:rPr>
          <w:t>N</w:t>
        </w:r>
        <w:r w:rsidRPr="00B07F51">
          <w:rPr>
            <w:color w:val="000000" w:themeColor="text1"/>
            <w:vertAlign w:val="subscript"/>
            <w:lang w:eastAsia="ja-JP"/>
          </w:rPr>
          <w:t>34</w:t>
        </w:r>
      </w:ins>
      <w:ins w:id="67" w:author="ROQUE Karl Raymond Dela Cruz" w:date="2026-01-02T17:04:00Z" w16du:dateUtc="2026-01-02T08:04:00Z">
        <w:r w:rsidRPr="0066316D">
          <w:rPr>
            <w:color w:val="000000" w:themeColor="text1"/>
          </w:rPr>
          <w:t xml:space="preserve">. </w:t>
        </w:r>
      </w:ins>
      <w:ins w:id="68" w:author="ROQUE Karl Raymond Dela Cruz" w:date="2026-01-02T17:10:00Z" w16du:dateUtc="2026-01-02T08:10:00Z">
        <w:r>
          <w:rPr>
            <w:color w:val="000000" w:themeColor="text1"/>
          </w:rPr>
          <w:t xml:space="preserve"> T</w:t>
        </w:r>
        <w:r w:rsidRPr="0066316D">
          <w:rPr>
            <w:color w:val="000000" w:themeColor="text1"/>
          </w:rPr>
          <w:t>he magnetic flux density component</w:t>
        </w:r>
      </w:ins>
      <w:ins w:id="69" w:author="ROQUE Karl Raymond Dela Cruz" w:date="2026-01-02T17:06:00Z" w16du:dateUtc="2026-01-02T08:06:00Z">
        <w:r>
          <w:rPr>
            <w:color w:val="000000" w:themeColor="text1"/>
          </w:rPr>
          <w:t xml:space="preserve"> </w:t>
        </w:r>
      </w:ins>
      <w:ins w:id="70" w:author="ROQUE Karl Raymond Dela Cruz" w:date="2026-01-02T17:04:00Z" w16du:dateUtc="2026-01-02T08:04:00Z">
        <w:r w:rsidRPr="00C271C8">
          <w:rPr>
            <w:i/>
            <w:iCs/>
            <w:color w:val="000000" w:themeColor="text1"/>
            <w:rPrChange w:id="71" w:author="ROQUE Karl Raymond Dela Cruz" w:date="2026-01-02T17:09:00Z" w16du:dateUtc="2026-01-02T08:09:00Z">
              <w:rPr>
                <w:color w:val="000000" w:themeColor="text1"/>
              </w:rPr>
            </w:rPrChange>
          </w:rPr>
          <w:t>B''</w:t>
        </w:r>
        <w:r w:rsidRPr="0066316D">
          <w:rPr>
            <w:color w:val="000000" w:themeColor="text1"/>
          </w:rPr>
          <w:t xml:space="preserve"> represents the component generated by the negative </w:t>
        </w:r>
      </w:ins>
      <w:ins w:id="72" w:author="ROQUE Karl Raymond Dela Cruz" w:date="2026-01-02T17:05:00Z" w16du:dateUtc="2026-01-02T08:05:00Z">
        <w:r>
          <w:rPr>
            <w:color w:val="000000" w:themeColor="text1"/>
          </w:rPr>
          <w:t>cycle</w:t>
        </w:r>
      </w:ins>
      <w:ins w:id="73" w:author="ROQUE Karl Raymond Dela Cruz" w:date="2026-01-02T17:04:00Z" w16du:dateUtc="2026-01-02T08:04:00Z">
        <w:r w:rsidRPr="0066316D">
          <w:rPr>
            <w:color w:val="000000" w:themeColor="text1"/>
          </w:rPr>
          <w:t xml:space="preserve"> transformer </w:t>
        </w:r>
      </w:ins>
      <w:ins w:id="74" w:author="ROQUE Karl Raymond Dela Cruz" w:date="2026-01-02T17:06:00Z" w16du:dateUtc="2026-01-02T08:06:00Z">
        <w:r w:rsidRPr="00B07F51">
          <w:rPr>
            <w:color w:val="000000" w:themeColor="text1"/>
            <w:lang w:val="x-none"/>
          </w:rPr>
          <w:t>(</w:t>
        </w:r>
        <w:r w:rsidRPr="00B07F51">
          <w:rPr>
            <w:i/>
            <w:iCs/>
            <w:color w:val="000000" w:themeColor="text1"/>
            <w:lang w:eastAsia="ja-JP"/>
          </w:rPr>
          <w:t>N</w:t>
        </w:r>
        <w:r w:rsidRPr="00B07F51">
          <w:rPr>
            <w:color w:val="000000" w:themeColor="text1"/>
            <w:vertAlign w:val="subscript"/>
            <w:lang w:eastAsia="ja-JP"/>
          </w:rPr>
          <w:t>56</w:t>
        </w:r>
        <w:r w:rsidRPr="00B07F51">
          <w:rPr>
            <w:color w:val="000000" w:themeColor="text1"/>
            <w:lang w:eastAsia="ja-JP"/>
          </w:rPr>
          <w:t>-</w:t>
        </w:r>
        <w:r w:rsidRPr="00B07F51">
          <w:rPr>
            <w:i/>
            <w:iCs/>
            <w:color w:val="000000" w:themeColor="text1"/>
            <w:lang w:eastAsia="ja-JP"/>
          </w:rPr>
          <w:t>N</w:t>
        </w:r>
        <w:r w:rsidRPr="00B07F51">
          <w:rPr>
            <w:color w:val="000000" w:themeColor="text1"/>
            <w:vertAlign w:val="subscript"/>
            <w:lang w:eastAsia="ja-JP"/>
          </w:rPr>
          <w:t>78</w:t>
        </w:r>
        <w:r w:rsidRPr="00B07F51">
          <w:rPr>
            <w:color w:val="000000" w:themeColor="text1"/>
            <w:lang w:eastAsia="ja-JP"/>
          </w:rPr>
          <w:t>)</w:t>
        </w:r>
      </w:ins>
      <w:ins w:id="75" w:author="ROQUE Karl Raymond Dela Cruz" w:date="2026-01-02T17:04:00Z" w16du:dateUtc="2026-01-02T08:04:00Z">
        <w:r w:rsidRPr="0066316D">
          <w:rPr>
            <w:color w:val="000000" w:themeColor="text1"/>
          </w:rPr>
          <w:t xml:space="preserve">. The total flux in any leg is the algebraic sum of these components. </w:t>
        </w:r>
        <w:r w:rsidRPr="008F0172">
          <w:rPr>
            <w:color w:val="000000" w:themeColor="text1"/>
          </w:rPr>
          <w:t>This superposition determines the peak flux density required for the core design, which is analyzed in detail in Section II-B</w:t>
        </w:r>
      </w:ins>
      <w:ins w:id="76" w:author="ROQUE Karl Raymond Dela Cruz" w:date="2026-01-02T17:10:00Z" w16du:dateUtc="2026-01-02T08:10:00Z">
        <w:r>
          <w:rPr>
            <w:color w:val="000000" w:themeColor="text1"/>
          </w:rPr>
          <w:t>.</w:t>
        </w:r>
      </w:ins>
    </w:p>
    <w:p w14:paraId="153C1C74" w14:textId="404200EF" w:rsidR="00917FE7" w:rsidRPr="00B07F51" w:rsidRDefault="009E16FF" w:rsidP="00917FE7">
      <w:pPr>
        <w:widowControl w:val="0"/>
        <w:pBdr>
          <w:top w:val="nil"/>
          <w:left w:val="nil"/>
          <w:bottom w:val="nil"/>
          <w:right w:val="nil"/>
          <w:between w:val="nil"/>
        </w:pBdr>
        <w:spacing w:line="252" w:lineRule="auto"/>
        <w:ind w:firstLine="144"/>
        <w:jc w:val="both"/>
        <w:rPr>
          <w:color w:val="000000" w:themeColor="text1"/>
          <w:lang w:eastAsia="ja-JP"/>
        </w:rPr>
      </w:pPr>
      <w:r w:rsidRPr="00B07F51">
        <w:rPr>
          <w:color w:val="000000" w:themeColor="text1"/>
          <w:lang w:val="x-none"/>
        </w:rPr>
        <w:t>Modes 1, 2, and 3 in Fig</w:t>
      </w:r>
      <w:r w:rsidR="00B247C6">
        <w:rPr>
          <w:rFonts w:eastAsia="Malgun Gothic" w:hint="eastAsia"/>
          <w:color w:val="000000" w:themeColor="text1"/>
          <w:lang w:val="x-none" w:eastAsia="ko-KR"/>
        </w:rPr>
        <w:t>s</w:t>
      </w:r>
      <w:r w:rsidRPr="00B07F51">
        <w:rPr>
          <w:color w:val="000000" w:themeColor="text1"/>
          <w:lang w:val="x-none"/>
        </w:rPr>
        <w:t>. 3</w:t>
      </w:r>
      <w:r w:rsidR="00B247C6">
        <w:rPr>
          <w:rFonts w:eastAsia="Malgun Gothic" w:hint="eastAsia"/>
          <w:color w:val="000000" w:themeColor="text1"/>
          <w:lang w:val="x-none" w:eastAsia="ko-KR"/>
        </w:rPr>
        <w:t>(a)-(c)</w:t>
      </w:r>
      <w:r w:rsidRPr="00B07F51">
        <w:rPr>
          <w:color w:val="000000" w:themeColor="text1"/>
          <w:lang w:val="x-none"/>
        </w:rPr>
        <w:t xml:space="preserve"> cover the operation during the positive AC input into the </w:t>
      </w:r>
      <w:r w:rsidR="00102631">
        <w:rPr>
          <w:rFonts w:eastAsia="Malgun Gothic" w:hint="eastAsia"/>
          <w:color w:val="000000" w:themeColor="text1"/>
          <w:lang w:val="x-none" w:eastAsia="ko-KR"/>
        </w:rPr>
        <w:t>rectifier</w:t>
      </w:r>
      <w:r w:rsidRPr="00B07F51">
        <w:rPr>
          <w:color w:val="000000" w:themeColor="text1"/>
          <w:lang w:val="x-none"/>
        </w:rPr>
        <w:t xml:space="preserve">, while Modes 4, 5, and 6 </w:t>
      </w:r>
      <w:r w:rsidR="008B4F05">
        <w:rPr>
          <w:rFonts w:eastAsia="Malgun Gothic" w:hint="eastAsia"/>
          <w:color w:val="000000" w:themeColor="text1"/>
          <w:lang w:val="x-none" w:eastAsia="ko-KR"/>
        </w:rPr>
        <w:t xml:space="preserve">in Figs. 3(d)-(f) </w:t>
      </w:r>
      <w:r w:rsidR="00BD78AD">
        <w:rPr>
          <w:rFonts w:eastAsia="Malgun Gothic" w:hint="eastAsia"/>
          <w:color w:val="000000" w:themeColor="text1"/>
          <w:lang w:val="x-none" w:eastAsia="ko-KR"/>
        </w:rPr>
        <w:t>describe</w:t>
      </w:r>
      <w:r w:rsidR="00BD78AD" w:rsidRPr="00B07F51">
        <w:rPr>
          <w:color w:val="000000" w:themeColor="text1"/>
          <w:lang w:val="x-none"/>
        </w:rPr>
        <w:t xml:space="preserve"> </w:t>
      </w:r>
      <w:r w:rsidRPr="00B07F51">
        <w:rPr>
          <w:color w:val="000000" w:themeColor="text1"/>
          <w:lang w:val="x-none"/>
        </w:rPr>
        <w:t>the operation during the negative AC input.</w:t>
      </w:r>
      <w:r w:rsidR="00EA3992" w:rsidRPr="00B07F51">
        <w:rPr>
          <w:color w:val="000000" w:themeColor="text1"/>
          <w:lang w:val="x-none"/>
        </w:rPr>
        <w:t xml:space="preserve"> For the following modes, </w:t>
      </w:r>
      <w:r w:rsidR="00E928D4" w:rsidRPr="00B07F51">
        <w:rPr>
          <w:i/>
          <w:iCs/>
          <w:color w:val="000000" w:themeColor="text1"/>
          <w:lang w:val="x-none"/>
        </w:rPr>
        <w:t>B’</w:t>
      </w:r>
      <w:r w:rsidR="00E928D4" w:rsidRPr="00B07F51">
        <w:rPr>
          <w:i/>
          <w:iCs/>
          <w:color w:val="000000" w:themeColor="text1"/>
          <w:vertAlign w:val="subscript"/>
          <w:lang w:val="x-none"/>
        </w:rPr>
        <w:t>o</w:t>
      </w:r>
      <w:r w:rsidR="00E928D4" w:rsidRPr="00B07F51">
        <w:rPr>
          <w:color w:val="000000" w:themeColor="text1"/>
          <w:vertAlign w:val="subscript"/>
          <w:lang w:val="x-none"/>
        </w:rPr>
        <w:t>1</w:t>
      </w:r>
      <w:r w:rsidR="00E928D4" w:rsidRPr="00B07F51">
        <w:rPr>
          <w:i/>
          <w:iCs/>
          <w:color w:val="000000" w:themeColor="text1"/>
          <w:lang w:val="x-none"/>
        </w:rPr>
        <w:t>, B’</w:t>
      </w:r>
      <w:r w:rsidR="00E928D4" w:rsidRPr="00B07F51">
        <w:rPr>
          <w:i/>
          <w:iCs/>
          <w:color w:val="000000" w:themeColor="text1"/>
          <w:vertAlign w:val="subscript"/>
          <w:lang w:val="x-none"/>
        </w:rPr>
        <w:t>o</w:t>
      </w:r>
      <w:r w:rsidR="00C14005" w:rsidRPr="00B07F51">
        <w:rPr>
          <w:color w:val="000000" w:themeColor="text1"/>
          <w:vertAlign w:val="subscript"/>
          <w:lang w:val="x-none"/>
        </w:rPr>
        <w:t>2</w:t>
      </w:r>
      <w:r w:rsidR="00C14005" w:rsidRPr="00B07F51">
        <w:rPr>
          <w:i/>
          <w:iCs/>
          <w:color w:val="000000" w:themeColor="text1"/>
          <w:vertAlign w:val="subscript"/>
          <w:lang w:val="x-none"/>
        </w:rPr>
        <w:t xml:space="preserve">, </w:t>
      </w:r>
      <w:r w:rsidR="00C14005" w:rsidRPr="00B07F51">
        <w:rPr>
          <w:color w:val="000000" w:themeColor="text1"/>
          <w:lang w:val="x-none"/>
        </w:rPr>
        <w:t xml:space="preserve">and </w:t>
      </w:r>
      <w:proofErr w:type="spellStart"/>
      <w:r w:rsidR="00C14005" w:rsidRPr="00B07F51">
        <w:rPr>
          <w:i/>
          <w:iCs/>
          <w:color w:val="000000" w:themeColor="text1"/>
          <w:lang w:val="x-none"/>
        </w:rPr>
        <w:t>B’</w:t>
      </w:r>
      <w:r w:rsidR="00C14005" w:rsidRPr="00B07F51">
        <w:rPr>
          <w:i/>
          <w:iCs/>
          <w:color w:val="000000" w:themeColor="text1"/>
          <w:vertAlign w:val="subscript"/>
          <w:lang w:val="x-none"/>
        </w:rPr>
        <w:t>c</w:t>
      </w:r>
      <w:proofErr w:type="spellEnd"/>
      <w:r w:rsidR="00C14005" w:rsidRPr="00B07F51">
        <w:rPr>
          <w:color w:val="000000" w:themeColor="text1"/>
          <w:lang w:val="x-none"/>
        </w:rPr>
        <w:t xml:space="preserve"> represent the </w:t>
      </w:r>
      <w:r w:rsidR="00DA1746">
        <w:rPr>
          <w:rFonts w:eastAsia="Malgun Gothic" w:hint="eastAsia"/>
          <w:color w:val="000000" w:themeColor="text1"/>
          <w:lang w:val="x-none" w:eastAsia="ko-KR"/>
        </w:rPr>
        <w:t xml:space="preserve">magnetic </w:t>
      </w:r>
      <w:r w:rsidR="00C14005" w:rsidRPr="00B07F51">
        <w:rPr>
          <w:color w:val="000000" w:themeColor="text1"/>
          <w:lang w:val="x-none"/>
        </w:rPr>
        <w:t>flux</w:t>
      </w:r>
      <w:r w:rsidR="00DA1746">
        <w:rPr>
          <w:rFonts w:eastAsia="Malgun Gothic" w:hint="eastAsia"/>
          <w:color w:val="000000" w:themeColor="text1"/>
          <w:lang w:val="x-none" w:eastAsia="ko-KR"/>
        </w:rPr>
        <w:t xml:space="preserve"> densities</w:t>
      </w:r>
      <w:r w:rsidR="00C14005" w:rsidRPr="00B07F51">
        <w:rPr>
          <w:color w:val="000000" w:themeColor="text1"/>
          <w:lang w:val="x-none"/>
        </w:rPr>
        <w:t xml:space="preserve"> </w:t>
      </w:r>
      <w:r w:rsidR="00142A71" w:rsidRPr="00B07F51">
        <w:rPr>
          <w:color w:val="000000" w:themeColor="text1"/>
          <w:lang w:val="x-none"/>
        </w:rPr>
        <w:t xml:space="preserve">in the respective left, right, and center legs of the core </w:t>
      </w:r>
      <w:r w:rsidR="00C75E6E" w:rsidRPr="00B07F51">
        <w:rPr>
          <w:color w:val="000000" w:themeColor="text1"/>
          <w:lang w:val="x-none"/>
        </w:rPr>
        <w:t xml:space="preserve">caused by </w:t>
      </w:r>
      <w:del w:id="77" w:author="ROQUE Karl Raymond Dela Cruz" w:date="2026-01-02T17:06:00Z" w16du:dateUtc="2026-01-02T08:06:00Z">
        <w:r w:rsidR="00A904D0" w:rsidRPr="00B07F51" w:rsidDel="00C271C8">
          <w:rPr>
            <w:color w:val="000000" w:themeColor="text1"/>
            <w:lang w:val="x-none"/>
          </w:rPr>
          <w:delText>the transformer active in posit</w:delText>
        </w:r>
        <w:r w:rsidR="00142A71" w:rsidRPr="00B07F51" w:rsidDel="00C271C8">
          <w:rPr>
            <w:color w:val="000000" w:themeColor="text1"/>
            <w:lang w:val="x-none"/>
          </w:rPr>
          <w:delText xml:space="preserve">ive </w:delText>
        </w:r>
        <w:r w:rsidR="006A24C6" w:rsidRPr="00B07F51" w:rsidDel="00C271C8">
          <w:rPr>
            <w:color w:val="000000" w:themeColor="text1"/>
            <w:lang w:val="x-none"/>
          </w:rPr>
          <w:delText xml:space="preserve">AC </w:delText>
        </w:r>
        <w:r w:rsidR="00142A71" w:rsidRPr="00B07F51" w:rsidDel="00C271C8">
          <w:rPr>
            <w:color w:val="000000" w:themeColor="text1"/>
            <w:lang w:val="x-none"/>
          </w:rPr>
          <w:delText>input</w:delText>
        </w:r>
        <w:r w:rsidR="00C75E6E" w:rsidRPr="00B07F51" w:rsidDel="00C271C8">
          <w:rPr>
            <w:color w:val="000000" w:themeColor="text1"/>
            <w:lang w:val="x-none"/>
          </w:rPr>
          <w:delText xml:space="preserve"> (</w:delText>
        </w:r>
      </w:del>
      <w:r w:rsidR="00C75E6E" w:rsidRPr="00B07F51">
        <w:rPr>
          <w:i/>
          <w:iCs/>
          <w:color w:val="000000" w:themeColor="text1"/>
          <w:lang w:eastAsia="ja-JP"/>
        </w:rPr>
        <w:t>N</w:t>
      </w:r>
      <w:r w:rsidR="00C75E6E" w:rsidRPr="00B07F51">
        <w:rPr>
          <w:color w:val="000000" w:themeColor="text1"/>
          <w:vertAlign w:val="subscript"/>
          <w:lang w:eastAsia="ja-JP"/>
        </w:rPr>
        <w:t>12</w:t>
      </w:r>
      <w:r w:rsidR="00C75E6E" w:rsidRPr="00B07F51">
        <w:rPr>
          <w:color w:val="000000" w:themeColor="text1"/>
          <w:lang w:eastAsia="ja-JP"/>
        </w:rPr>
        <w:t>-</w:t>
      </w:r>
      <w:r w:rsidR="00C75E6E" w:rsidRPr="00B07F51">
        <w:rPr>
          <w:i/>
          <w:iCs/>
          <w:color w:val="000000" w:themeColor="text1"/>
          <w:lang w:eastAsia="ja-JP"/>
        </w:rPr>
        <w:t>N</w:t>
      </w:r>
      <w:r w:rsidR="00C75E6E" w:rsidRPr="00B07F51">
        <w:rPr>
          <w:color w:val="000000" w:themeColor="text1"/>
          <w:vertAlign w:val="subscript"/>
          <w:lang w:eastAsia="ja-JP"/>
        </w:rPr>
        <w:t>34</w:t>
      </w:r>
      <w:del w:id="78" w:author="ROQUE Karl Raymond Dela Cruz" w:date="2026-01-02T17:06:00Z" w16du:dateUtc="2026-01-02T08:06:00Z">
        <w:r w:rsidR="00C75E6E" w:rsidRPr="00B07F51" w:rsidDel="00C271C8">
          <w:rPr>
            <w:color w:val="000000" w:themeColor="text1"/>
            <w:lang w:eastAsia="ja-JP"/>
          </w:rPr>
          <w:delText>)</w:delText>
        </w:r>
      </w:del>
      <w:r w:rsidR="00142A71" w:rsidRPr="00B07F51">
        <w:rPr>
          <w:color w:val="000000" w:themeColor="text1"/>
          <w:lang w:val="x-none"/>
        </w:rPr>
        <w:t>,</w:t>
      </w:r>
      <w:r w:rsidR="00DA1746">
        <w:rPr>
          <w:rFonts w:eastAsia="Malgun Gothic" w:hint="eastAsia"/>
          <w:color w:val="000000" w:themeColor="text1"/>
          <w:lang w:val="x-none" w:eastAsia="ko-KR"/>
        </w:rPr>
        <w:t xml:space="preserve"> respectively</w:t>
      </w:r>
      <w:ins w:id="79" w:author="ROQUE Karl Raymond Dela Cruz" w:date="2026-01-02T17:06:00Z" w16du:dateUtc="2026-01-02T08:06:00Z">
        <w:r w:rsidR="00C271C8">
          <w:rPr>
            <w:rFonts w:eastAsia="Malgun Gothic"/>
            <w:color w:val="000000" w:themeColor="text1"/>
            <w:lang w:val="x-none" w:eastAsia="ko-KR"/>
          </w:rPr>
          <w:t>.</w:t>
        </w:r>
      </w:ins>
      <w:del w:id="80" w:author="ROQUE Karl Raymond Dela Cruz" w:date="2026-01-02T17:06:00Z" w16du:dateUtc="2026-01-02T08:06:00Z">
        <w:r w:rsidR="00DA1746" w:rsidDel="00C271C8">
          <w:rPr>
            <w:rFonts w:eastAsia="Malgun Gothic" w:hint="eastAsia"/>
            <w:color w:val="000000" w:themeColor="text1"/>
            <w:lang w:val="x-none" w:eastAsia="ko-KR"/>
          </w:rPr>
          <w:delText>,</w:delText>
        </w:r>
      </w:del>
      <w:r w:rsidR="00142A71" w:rsidRPr="00B07F51">
        <w:rPr>
          <w:color w:val="000000" w:themeColor="text1"/>
          <w:lang w:val="x-none"/>
        </w:rPr>
        <w:t xml:space="preserve"> </w:t>
      </w:r>
      <w:del w:id="81" w:author="ROQUE Karl Raymond Dela Cruz" w:date="2026-01-02T17:06:00Z" w16du:dateUtc="2026-01-02T08:06:00Z">
        <w:r w:rsidR="00C75E6E" w:rsidRPr="00B07F51" w:rsidDel="00C271C8">
          <w:rPr>
            <w:color w:val="000000" w:themeColor="text1"/>
            <w:lang w:val="x-none"/>
          </w:rPr>
          <w:delText xml:space="preserve">whereas </w:delText>
        </w:r>
      </w:del>
      <w:ins w:id="82" w:author="ROQUE Karl Raymond Dela Cruz" w:date="2026-01-02T17:07:00Z" w16du:dateUtc="2026-01-02T08:07:00Z">
        <w:r w:rsidR="00C271C8">
          <w:rPr>
            <w:color w:val="000000" w:themeColor="text1"/>
            <w:lang w:val="x-none"/>
          </w:rPr>
          <w:t>On the other hand</w:t>
        </w:r>
      </w:ins>
      <w:ins w:id="83" w:author="ROQUE Karl Raymond Dela Cruz" w:date="2026-01-02T17:06:00Z" w16du:dateUtc="2026-01-02T08:06:00Z">
        <w:r w:rsidR="00C271C8">
          <w:rPr>
            <w:color w:val="000000" w:themeColor="text1"/>
            <w:lang w:val="x-none"/>
          </w:rPr>
          <w:t>,</w:t>
        </w:r>
        <w:r w:rsidR="00C271C8" w:rsidRPr="00B07F51">
          <w:rPr>
            <w:color w:val="000000" w:themeColor="text1"/>
            <w:lang w:val="x-none"/>
          </w:rPr>
          <w:t xml:space="preserve"> </w:t>
        </w:r>
      </w:ins>
      <w:r w:rsidR="00C75E6E" w:rsidRPr="00B07F51">
        <w:rPr>
          <w:i/>
          <w:iCs/>
          <w:color w:val="000000" w:themeColor="text1"/>
          <w:lang w:val="x-none"/>
        </w:rPr>
        <w:t>B’’</w:t>
      </w:r>
      <w:r w:rsidR="00C75E6E" w:rsidRPr="00B07F51">
        <w:rPr>
          <w:i/>
          <w:iCs/>
          <w:color w:val="000000" w:themeColor="text1"/>
          <w:vertAlign w:val="subscript"/>
          <w:lang w:val="x-none"/>
        </w:rPr>
        <w:t>o</w:t>
      </w:r>
      <w:r w:rsidR="00C75E6E" w:rsidRPr="00B07F51">
        <w:rPr>
          <w:color w:val="000000" w:themeColor="text1"/>
          <w:vertAlign w:val="subscript"/>
          <w:lang w:val="x-none"/>
        </w:rPr>
        <w:t>1</w:t>
      </w:r>
      <w:r w:rsidR="00C75E6E" w:rsidRPr="00B07F51">
        <w:rPr>
          <w:i/>
          <w:iCs/>
          <w:color w:val="000000" w:themeColor="text1"/>
          <w:lang w:val="x-none"/>
        </w:rPr>
        <w:t>, B’’</w:t>
      </w:r>
      <w:r w:rsidR="00C75E6E" w:rsidRPr="00B07F51">
        <w:rPr>
          <w:i/>
          <w:iCs/>
          <w:color w:val="000000" w:themeColor="text1"/>
          <w:vertAlign w:val="subscript"/>
          <w:lang w:val="x-none"/>
        </w:rPr>
        <w:t>o</w:t>
      </w:r>
      <w:r w:rsidR="00C75E6E" w:rsidRPr="00B07F51">
        <w:rPr>
          <w:color w:val="000000" w:themeColor="text1"/>
          <w:vertAlign w:val="subscript"/>
          <w:lang w:val="x-none"/>
        </w:rPr>
        <w:t>2</w:t>
      </w:r>
      <w:r w:rsidR="00C75E6E" w:rsidRPr="00B07F51">
        <w:rPr>
          <w:i/>
          <w:iCs/>
          <w:color w:val="000000" w:themeColor="text1"/>
          <w:vertAlign w:val="subscript"/>
          <w:lang w:val="x-none"/>
        </w:rPr>
        <w:t xml:space="preserve">, </w:t>
      </w:r>
      <w:r w:rsidR="00C75E6E" w:rsidRPr="00B07F51">
        <w:rPr>
          <w:color w:val="000000" w:themeColor="text1"/>
          <w:lang w:val="x-none"/>
        </w:rPr>
        <w:t xml:space="preserve">and </w:t>
      </w:r>
      <w:proofErr w:type="spellStart"/>
      <w:r w:rsidR="00C75E6E" w:rsidRPr="00B07F51">
        <w:rPr>
          <w:i/>
          <w:iCs/>
          <w:color w:val="000000" w:themeColor="text1"/>
          <w:lang w:val="x-none"/>
        </w:rPr>
        <w:t>B’</w:t>
      </w:r>
      <w:r w:rsidR="00776FBB">
        <w:rPr>
          <w:i/>
          <w:iCs/>
          <w:color w:val="000000" w:themeColor="text1"/>
          <w:lang w:val="x-none"/>
        </w:rPr>
        <w:t>’</w:t>
      </w:r>
      <w:r w:rsidR="00C75E6E" w:rsidRPr="00B07F51">
        <w:rPr>
          <w:i/>
          <w:iCs/>
          <w:color w:val="000000" w:themeColor="text1"/>
          <w:vertAlign w:val="subscript"/>
          <w:lang w:val="x-none"/>
        </w:rPr>
        <w:t>c</w:t>
      </w:r>
      <w:proofErr w:type="spellEnd"/>
      <w:r w:rsidR="00C75E6E" w:rsidRPr="00B07F51">
        <w:rPr>
          <w:color w:val="000000" w:themeColor="text1"/>
          <w:lang w:val="x-none"/>
        </w:rPr>
        <w:t xml:space="preserve"> represent </w:t>
      </w:r>
      <w:del w:id="84" w:author="ROQUE Karl Raymond Dela Cruz" w:date="2026-01-02T17:07:00Z" w16du:dateUtc="2026-01-02T08:07:00Z">
        <w:r w:rsidR="00C75E6E" w:rsidRPr="00B07F51" w:rsidDel="00C271C8">
          <w:rPr>
            <w:color w:val="000000" w:themeColor="text1"/>
            <w:lang w:val="x-none"/>
          </w:rPr>
          <w:delText>th</w:delText>
        </w:r>
        <w:r w:rsidR="003529C0" w:rsidDel="00C271C8">
          <w:rPr>
            <w:rFonts w:eastAsia="Malgun Gothic" w:hint="eastAsia"/>
            <w:color w:val="000000" w:themeColor="text1"/>
            <w:lang w:val="x-none" w:eastAsia="ko-KR"/>
          </w:rPr>
          <w:delText>os</w:delText>
        </w:r>
        <w:r w:rsidR="00C75E6E" w:rsidRPr="00B07F51" w:rsidDel="00C271C8">
          <w:rPr>
            <w:color w:val="000000" w:themeColor="text1"/>
            <w:lang w:val="x-none"/>
          </w:rPr>
          <w:delText xml:space="preserve">e </w:delText>
        </w:r>
      </w:del>
      <w:ins w:id="85" w:author="ROQUE Karl Raymond Dela Cruz" w:date="2026-01-02T17:07:00Z" w16du:dateUtc="2026-01-02T08:07:00Z">
        <w:r w:rsidR="00C271C8">
          <w:rPr>
            <w:color w:val="000000" w:themeColor="text1"/>
            <w:lang w:val="x-none"/>
          </w:rPr>
          <w:t xml:space="preserve">the magnetic flux densities </w:t>
        </w:r>
      </w:ins>
      <w:r w:rsidR="00C75E6E" w:rsidRPr="00B07F51">
        <w:rPr>
          <w:color w:val="000000" w:themeColor="text1"/>
          <w:lang w:val="x-none"/>
        </w:rPr>
        <w:t xml:space="preserve">in the respective left, right, and center legs of the core caused by </w:t>
      </w:r>
      <w:del w:id="86" w:author="ROQUE Karl Raymond Dela Cruz" w:date="2026-01-02T17:07:00Z" w16du:dateUtc="2026-01-02T08:07:00Z">
        <w:r w:rsidR="00C75E6E" w:rsidRPr="00B07F51" w:rsidDel="00C271C8">
          <w:rPr>
            <w:color w:val="000000" w:themeColor="text1"/>
            <w:lang w:val="x-none"/>
          </w:rPr>
          <w:delText xml:space="preserve">the transformer active in </w:delText>
        </w:r>
        <w:r w:rsidR="006A24C6" w:rsidRPr="00B07F51" w:rsidDel="00C271C8">
          <w:rPr>
            <w:color w:val="000000" w:themeColor="text1"/>
            <w:lang w:val="x-none"/>
          </w:rPr>
          <w:delText>negative AC</w:delText>
        </w:r>
        <w:r w:rsidR="00C75E6E" w:rsidRPr="00B07F51" w:rsidDel="00C271C8">
          <w:rPr>
            <w:color w:val="000000" w:themeColor="text1"/>
            <w:lang w:val="x-none"/>
          </w:rPr>
          <w:delText xml:space="preserve"> input (</w:delText>
        </w:r>
      </w:del>
      <w:r w:rsidR="00C75E6E" w:rsidRPr="00B07F51">
        <w:rPr>
          <w:i/>
          <w:iCs/>
          <w:color w:val="000000" w:themeColor="text1"/>
          <w:lang w:eastAsia="ja-JP"/>
        </w:rPr>
        <w:t>N</w:t>
      </w:r>
      <w:r w:rsidR="006A24C6" w:rsidRPr="00B07F51">
        <w:rPr>
          <w:color w:val="000000" w:themeColor="text1"/>
          <w:vertAlign w:val="subscript"/>
          <w:lang w:eastAsia="ja-JP"/>
        </w:rPr>
        <w:t>56</w:t>
      </w:r>
      <w:r w:rsidR="00C75E6E" w:rsidRPr="00B07F51">
        <w:rPr>
          <w:color w:val="000000" w:themeColor="text1"/>
          <w:lang w:eastAsia="ja-JP"/>
        </w:rPr>
        <w:t>-</w:t>
      </w:r>
      <w:r w:rsidR="00C75E6E" w:rsidRPr="00B07F51">
        <w:rPr>
          <w:i/>
          <w:iCs/>
          <w:color w:val="000000" w:themeColor="text1"/>
          <w:lang w:eastAsia="ja-JP"/>
        </w:rPr>
        <w:t>N</w:t>
      </w:r>
      <w:r w:rsidR="006A24C6" w:rsidRPr="00B07F51">
        <w:rPr>
          <w:color w:val="000000" w:themeColor="text1"/>
          <w:vertAlign w:val="subscript"/>
          <w:lang w:eastAsia="ja-JP"/>
        </w:rPr>
        <w:t>78</w:t>
      </w:r>
      <w:del w:id="87" w:author="ROQUE Karl Raymond Dela Cruz" w:date="2026-01-02T17:07:00Z" w16du:dateUtc="2026-01-02T08:07:00Z">
        <w:r w:rsidR="00C75E6E" w:rsidRPr="00B07F51" w:rsidDel="00C271C8">
          <w:rPr>
            <w:color w:val="000000" w:themeColor="text1"/>
            <w:lang w:eastAsia="ja-JP"/>
          </w:rPr>
          <w:delText>)</w:delText>
        </w:r>
      </w:del>
      <w:r w:rsidR="00F360CC" w:rsidRPr="00B07F51">
        <w:rPr>
          <w:color w:val="000000" w:themeColor="text1"/>
          <w:lang w:eastAsia="ja-JP"/>
        </w:rPr>
        <w:t xml:space="preserve">, </w:t>
      </w:r>
      <w:r w:rsidR="003529C0">
        <w:rPr>
          <w:rFonts w:eastAsia="Malgun Gothic" w:hint="eastAsia"/>
          <w:color w:val="000000" w:themeColor="text1"/>
          <w:lang w:eastAsia="ko-KR"/>
        </w:rPr>
        <w:t xml:space="preserve">respectively, </w:t>
      </w:r>
      <w:r w:rsidR="00F541DE">
        <w:rPr>
          <w:rFonts w:eastAsia="Malgun Gothic" w:hint="eastAsia"/>
          <w:color w:val="000000" w:themeColor="text1"/>
          <w:lang w:eastAsia="ko-KR"/>
        </w:rPr>
        <w:t>which</w:t>
      </w:r>
      <w:r w:rsidR="00F541DE" w:rsidRPr="00B07F51">
        <w:rPr>
          <w:color w:val="000000" w:themeColor="text1"/>
          <w:lang w:eastAsia="ja-JP"/>
        </w:rPr>
        <w:t xml:space="preserve"> </w:t>
      </w:r>
      <w:r w:rsidR="00F360CC" w:rsidRPr="00B07F51">
        <w:rPr>
          <w:color w:val="000000" w:themeColor="text1"/>
          <w:lang w:eastAsia="ja-JP"/>
        </w:rPr>
        <w:t>are detailed visually in Fig. 5</w:t>
      </w:r>
      <w:r w:rsidR="006A24C6" w:rsidRPr="00B07F51">
        <w:rPr>
          <w:color w:val="000000" w:themeColor="text1"/>
          <w:lang w:eastAsia="ja-JP"/>
        </w:rPr>
        <w:t>.</w:t>
      </w:r>
      <w:r w:rsidR="00F360CC" w:rsidRPr="00B07F51">
        <w:rPr>
          <w:color w:val="000000" w:themeColor="text1"/>
          <w:lang w:eastAsia="ja-JP"/>
        </w:rPr>
        <w:t xml:space="preserve"> </w:t>
      </w:r>
    </w:p>
    <w:p w14:paraId="19488490" w14:textId="5D697021" w:rsidR="006A24C6" w:rsidRPr="00B07F51" w:rsidRDefault="006A24C6" w:rsidP="00917FE7">
      <w:pPr>
        <w:widowControl w:val="0"/>
        <w:pBdr>
          <w:top w:val="nil"/>
          <w:left w:val="nil"/>
          <w:bottom w:val="nil"/>
          <w:right w:val="nil"/>
          <w:between w:val="nil"/>
        </w:pBdr>
        <w:spacing w:line="252" w:lineRule="auto"/>
        <w:ind w:firstLine="144"/>
        <w:jc w:val="both"/>
        <w:rPr>
          <w:color w:val="000000" w:themeColor="text1"/>
          <w:lang w:val="x-none"/>
        </w:rPr>
      </w:pPr>
      <w:r w:rsidRPr="00B07F51">
        <w:rPr>
          <w:color w:val="000000" w:themeColor="text1"/>
          <w:lang w:eastAsia="ja-JP"/>
        </w:rPr>
        <w:t>The following happen during the six modes of the condition described:</w:t>
      </w:r>
      <w:r w:rsidR="003D3261" w:rsidRPr="00B07F51">
        <w:rPr>
          <w:noProof/>
          <w:color w:val="000000" w:themeColor="text1"/>
        </w:rPr>
        <w:t xml:space="preserve"> </w:t>
      </w:r>
    </w:p>
    <w:p w14:paraId="5C90EDEE" w14:textId="219AD49D" w:rsidR="00700002" w:rsidRPr="00700002"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r w:rsidRPr="003517AA">
        <w:rPr>
          <w:color w:val="000000"/>
        </w:rPr>
        <w:t>Mode 1</w:t>
      </w:r>
      <w:r w:rsidRPr="003517AA">
        <w:rPr>
          <w:i/>
          <w:iCs/>
          <w:color w:val="000000"/>
        </w:rPr>
        <w:t xml:space="preserve"> </w:t>
      </w:r>
      <w:r w:rsidRPr="003517AA">
        <w:rPr>
          <w:color w:val="000000"/>
        </w:rPr>
        <w:t>(</w:t>
      </w:r>
      <w:r w:rsidRPr="003517AA">
        <w:rPr>
          <w:i/>
          <w:iCs/>
          <w:color w:val="000000"/>
        </w:rPr>
        <w:t>t</w:t>
      </w:r>
      <w:proofErr w:type="gramStart"/>
      <w:r w:rsidRPr="003517AA">
        <w:rPr>
          <w:color w:val="000000"/>
          <w:vertAlign w:val="subscript"/>
        </w:rPr>
        <w:t xml:space="preserve">1  </w:t>
      </w:r>
      <w:r w:rsidRPr="003517AA">
        <w:rPr>
          <w:color w:val="000000"/>
        </w:rPr>
        <w:t>&lt;</w:t>
      </w:r>
      <w:proofErr w:type="gramEnd"/>
      <w:r w:rsidRPr="003517AA">
        <w:rPr>
          <w:color w:val="000000"/>
        </w:rPr>
        <w:t xml:space="preserve"> </w:t>
      </w:r>
      <w:r w:rsidRPr="003517AA">
        <w:rPr>
          <w:i/>
          <w:iCs/>
          <w:color w:val="000000"/>
        </w:rPr>
        <w:t xml:space="preserve">t </w:t>
      </w:r>
      <w:r w:rsidRPr="003517AA">
        <w:rPr>
          <w:color w:val="000000"/>
        </w:rPr>
        <w:t xml:space="preserve">&lt; </w:t>
      </w:r>
      <w:r w:rsidRPr="003517AA">
        <w:rPr>
          <w:i/>
          <w:iCs/>
          <w:color w:val="000000"/>
        </w:rPr>
        <w:t>t</w:t>
      </w:r>
      <w:r w:rsidRPr="003517AA">
        <w:rPr>
          <w:color w:val="000000"/>
          <w:vertAlign w:val="subscript"/>
        </w:rPr>
        <w:t>2</w:t>
      </w:r>
      <w:r w:rsidR="006947EF" w:rsidRPr="003517AA">
        <w:rPr>
          <w:rFonts w:eastAsia="Malgun Gothic"/>
          <w:color w:val="000000"/>
          <w:lang w:eastAsia="ko-KR"/>
        </w:rPr>
        <w:t xml:space="preserve">, Fig. </w:t>
      </w:r>
      <w:r w:rsidR="004F5411" w:rsidRPr="003517AA">
        <w:rPr>
          <w:rFonts w:eastAsia="Malgun Gothic"/>
          <w:color w:val="000000"/>
          <w:lang w:eastAsia="ko-KR"/>
        </w:rPr>
        <w:t>3</w:t>
      </w:r>
      <w:r w:rsidR="006947EF" w:rsidRPr="003517AA">
        <w:rPr>
          <w:rFonts w:eastAsia="Malgun Gothic"/>
          <w:color w:val="000000"/>
          <w:lang w:eastAsia="ko-KR"/>
        </w:rPr>
        <w:t>(a)</w:t>
      </w:r>
      <w:r w:rsidRPr="003517AA">
        <w:rPr>
          <w:color w:val="000000"/>
        </w:rPr>
        <w:t>)</w:t>
      </w:r>
      <w:r w:rsidRPr="00776FBB">
        <w:rPr>
          <w:color w:val="000000"/>
        </w:rPr>
        <w:t xml:space="preserve">: </w:t>
      </w:r>
      <w:r w:rsidR="00700002">
        <w:rPr>
          <w:color w:val="000000"/>
        </w:rPr>
        <w:t xml:space="preserve">At time </w:t>
      </w:r>
      <w:r w:rsidR="00700002">
        <w:rPr>
          <w:i/>
          <w:iCs/>
          <w:color w:val="000000"/>
        </w:rPr>
        <w:t>t</w:t>
      </w:r>
      <w:r w:rsidR="00700002" w:rsidRPr="00700002">
        <w:rPr>
          <w:color w:val="000000"/>
          <w:vertAlign w:val="subscript"/>
        </w:rPr>
        <w:t>1</w:t>
      </w:r>
      <w:r w:rsidR="00700002">
        <w:rPr>
          <w:color w:val="000000"/>
        </w:rPr>
        <w:t>, switch</w:t>
      </w:r>
      <w:r w:rsidRPr="00700002">
        <w:rPr>
          <w:color w:val="000000"/>
        </w:rPr>
        <w:t xml:space="preserve"> </w:t>
      </w:r>
      <w:r w:rsidRPr="00700002">
        <w:rPr>
          <w:i/>
          <w:iCs/>
          <w:color w:val="000000"/>
        </w:rPr>
        <w:t>S</w:t>
      </w:r>
      <w:r w:rsidRPr="00700002">
        <w:rPr>
          <w:color w:val="000000"/>
          <w:vertAlign w:val="subscript"/>
        </w:rPr>
        <w:t>1</w:t>
      </w:r>
      <w:r w:rsidRPr="00700002">
        <w:rPr>
          <w:color w:val="000000"/>
        </w:rPr>
        <w:t xml:space="preserve"> </w:t>
      </w:r>
      <w:r w:rsidR="00700002">
        <w:rPr>
          <w:color w:val="000000"/>
        </w:rPr>
        <w:t xml:space="preserve">turns </w:t>
      </w:r>
      <w:r w:rsidRPr="00700002">
        <w:rPr>
          <w:color w:val="000000"/>
        </w:rPr>
        <w:t xml:space="preserve">on and </w:t>
      </w:r>
      <w:r w:rsidRPr="00700002">
        <w:rPr>
          <w:i/>
          <w:iCs/>
          <w:color w:val="000000"/>
        </w:rPr>
        <w:t>S</w:t>
      </w:r>
      <w:r w:rsidRPr="00700002">
        <w:rPr>
          <w:color w:val="000000"/>
          <w:vertAlign w:val="subscript"/>
        </w:rPr>
        <w:t>2</w:t>
      </w:r>
      <w:r w:rsidRPr="00700002">
        <w:rPr>
          <w:color w:val="000000"/>
        </w:rPr>
        <w:t xml:space="preserve"> </w:t>
      </w:r>
      <w:r w:rsidR="00700002">
        <w:rPr>
          <w:color w:val="000000"/>
        </w:rPr>
        <w:t xml:space="preserve">remains </w:t>
      </w:r>
      <w:r w:rsidRPr="00700002">
        <w:rPr>
          <w:color w:val="000000"/>
        </w:rPr>
        <w:t>off</w:t>
      </w:r>
      <w:r w:rsidR="00700002">
        <w:rPr>
          <w:color w:val="000000"/>
        </w:rPr>
        <w:t>.</w:t>
      </w:r>
      <w:r w:rsidRPr="00700002">
        <w:rPr>
          <w:color w:val="000000"/>
        </w:rPr>
        <w:t xml:space="preserve"> </w:t>
      </w:r>
      <w:r w:rsidR="00700002">
        <w:rPr>
          <w:rFonts w:eastAsia="Malgun Gothic"/>
          <w:color w:val="000000"/>
          <w:lang w:eastAsia="ko-KR"/>
        </w:rPr>
        <w:t>T</w:t>
      </w:r>
      <w:r w:rsidRPr="00700002">
        <w:rPr>
          <w:color w:val="000000"/>
        </w:rPr>
        <w:t>he transformer</w:t>
      </w:r>
      <w:r w:rsidR="00700002">
        <w:rPr>
          <w:color w:val="000000"/>
        </w:rPr>
        <w:t xml:space="preserve"> </w:t>
      </w:r>
      <w:r w:rsidR="00700002" w:rsidRPr="00700002">
        <w:rPr>
          <w:i/>
          <w:iCs/>
          <w:lang w:eastAsia="ja-JP"/>
        </w:rPr>
        <w:t>N</w:t>
      </w:r>
      <w:r w:rsidR="00700002" w:rsidRPr="00700002">
        <w:rPr>
          <w:vertAlign w:val="subscript"/>
          <w:lang w:eastAsia="ja-JP"/>
        </w:rPr>
        <w:t>12</w:t>
      </w:r>
      <w:r w:rsidR="00700002" w:rsidRPr="00B75751">
        <w:rPr>
          <w:lang w:eastAsia="ja-JP"/>
        </w:rPr>
        <w:t>-</w:t>
      </w:r>
      <w:r w:rsidR="00700002" w:rsidRPr="00700002">
        <w:rPr>
          <w:i/>
          <w:iCs/>
          <w:lang w:eastAsia="ja-JP"/>
        </w:rPr>
        <w:t>N</w:t>
      </w:r>
      <w:r w:rsidR="00700002" w:rsidRPr="00700002">
        <w:rPr>
          <w:vertAlign w:val="subscript"/>
          <w:lang w:eastAsia="ja-JP"/>
        </w:rPr>
        <w:t>34</w:t>
      </w:r>
      <w:r w:rsidR="00700002">
        <w:rPr>
          <w:vertAlign w:val="subscript"/>
          <w:lang w:eastAsia="ja-JP"/>
        </w:rPr>
        <w:t xml:space="preserve"> </w:t>
      </w:r>
      <w:r w:rsidR="00700002">
        <w:rPr>
          <w:lang w:eastAsia="ja-JP"/>
        </w:rPr>
        <w:t xml:space="preserve">begins storing energy in its magnetizing </w:t>
      </w:r>
      <w:r w:rsidR="000C16CA">
        <w:rPr>
          <w:lang w:eastAsia="ja-JP"/>
        </w:rPr>
        <w:t>inductance</w:t>
      </w:r>
      <w:r w:rsidR="00700002">
        <w:rPr>
          <w:lang w:eastAsia="ja-JP"/>
        </w:rPr>
        <w:t>. I</w:t>
      </w:r>
      <w:r w:rsidR="00700002" w:rsidRPr="00B75751">
        <w:rPr>
          <w:lang w:eastAsia="ja-JP"/>
        </w:rPr>
        <w:t xml:space="preserve">ts </w:t>
      </w:r>
      <w:r w:rsidR="00700002">
        <w:rPr>
          <w:lang w:eastAsia="ja-JP"/>
        </w:rPr>
        <w:t xml:space="preserve">magnetizing </w:t>
      </w:r>
      <w:r w:rsidR="00700002" w:rsidRPr="00B75751">
        <w:rPr>
          <w:lang w:eastAsia="ja-JP"/>
        </w:rPr>
        <w:t xml:space="preserve">current </w:t>
      </w:r>
      <w:r w:rsidR="00700002" w:rsidRPr="00700002">
        <w:rPr>
          <w:i/>
          <w:iCs/>
          <w:lang w:eastAsia="ja-JP"/>
        </w:rPr>
        <w:t>i</w:t>
      </w:r>
      <w:r w:rsidR="00700002" w:rsidRPr="00700002">
        <w:rPr>
          <w:i/>
          <w:iCs/>
          <w:vertAlign w:val="subscript"/>
          <w:lang w:eastAsia="ja-JP"/>
        </w:rPr>
        <w:t>Lm</w:t>
      </w:r>
      <w:r w:rsidR="00700002" w:rsidRPr="00700002">
        <w:rPr>
          <w:vertAlign w:val="subscript"/>
          <w:lang w:eastAsia="ja-JP"/>
        </w:rPr>
        <w:t xml:space="preserve">1 </w:t>
      </w:r>
      <w:r w:rsidR="00700002" w:rsidRPr="00B75751">
        <w:rPr>
          <w:lang w:eastAsia="ja-JP"/>
        </w:rPr>
        <w:t>and</w:t>
      </w:r>
      <w:r w:rsidR="00700002" w:rsidRPr="00B75751" w:rsidDel="005B57A8">
        <w:rPr>
          <w:lang w:eastAsia="ja-JP"/>
        </w:rPr>
        <w:t xml:space="preserve"> </w:t>
      </w:r>
      <w:r w:rsidR="00700002" w:rsidRPr="00B75751">
        <w:rPr>
          <w:lang w:eastAsia="ja-JP"/>
        </w:rPr>
        <w:t xml:space="preserve">the corresponding flux densities </w:t>
      </w:r>
      <w:r w:rsidR="00700002">
        <w:rPr>
          <w:lang w:eastAsia="ja-JP"/>
        </w:rPr>
        <w:t xml:space="preserve">in the outer legs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1</w:t>
      </w:r>
      <w:r w:rsidR="00700002" w:rsidRPr="00B75751">
        <w:rPr>
          <w:lang w:eastAsia="ja-JP"/>
        </w:rPr>
        <w:t xml:space="preserve"> and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2</w:t>
      </w:r>
      <w:r w:rsidR="00700002" w:rsidRPr="00700002">
        <w:rPr>
          <w:rFonts w:eastAsia="Malgun Gothic"/>
          <w:lang w:eastAsia="ko-KR"/>
        </w:rPr>
        <w:t xml:space="preserve"> linearly increase</w:t>
      </w:r>
      <w:r w:rsidR="00700002">
        <w:rPr>
          <w:rFonts w:eastAsia="Malgun Gothic"/>
          <w:lang w:eastAsia="ko-KR"/>
        </w:rPr>
        <w:t xml:space="preserve"> from zero</w:t>
      </w:r>
      <w:r w:rsidR="00700002" w:rsidRPr="00B75751">
        <w:rPr>
          <w:lang w:eastAsia="ja-JP"/>
        </w:rPr>
        <w:t>.</w:t>
      </w:r>
      <w:r w:rsidR="00700002">
        <w:rPr>
          <w:lang w:eastAsia="ja-JP"/>
        </w:rPr>
        <w:t xml:space="preserve"> Simultaneously, </w:t>
      </w:r>
      <w:del w:id="88" w:author="ROQUE Karl Raymond Dela Cruz" w:date="2026-01-02T17:07:00Z" w16du:dateUtc="2026-01-02T08:07:00Z">
        <w:r w:rsidR="00700002" w:rsidDel="00C271C8">
          <w:rPr>
            <w:lang w:eastAsia="ja-JP"/>
          </w:rPr>
          <w:delText xml:space="preserve">transformer </w:delText>
        </w:r>
      </w:del>
      <w:r w:rsidRPr="00700002">
        <w:rPr>
          <w:i/>
          <w:iCs/>
          <w:color w:val="000000"/>
        </w:rPr>
        <w:t>N</w:t>
      </w:r>
      <w:r w:rsidRPr="00700002">
        <w:rPr>
          <w:color w:val="000000"/>
          <w:vertAlign w:val="subscript"/>
        </w:rPr>
        <w:t>56</w:t>
      </w:r>
      <w:r w:rsidRPr="00700002">
        <w:rPr>
          <w:color w:val="000000"/>
        </w:rPr>
        <w:t>-</w:t>
      </w:r>
      <w:r w:rsidRPr="00700002">
        <w:rPr>
          <w:i/>
          <w:iCs/>
          <w:color w:val="000000"/>
        </w:rPr>
        <w:t>N</w:t>
      </w:r>
      <w:r w:rsidRPr="00700002">
        <w:rPr>
          <w:color w:val="000000"/>
          <w:vertAlign w:val="subscript"/>
        </w:rPr>
        <w:t>78</w:t>
      </w:r>
      <w:r w:rsidRPr="00700002" w:rsidDel="00735901">
        <w:rPr>
          <w:color w:val="000000"/>
          <w:vertAlign w:val="subscript"/>
        </w:rPr>
        <w:t xml:space="preserve"> </w:t>
      </w:r>
      <w:r w:rsidR="00700002">
        <w:rPr>
          <w:color w:val="000000"/>
        </w:rPr>
        <w:t>complet</w:t>
      </w:r>
      <w:r w:rsidR="004C3C7A">
        <w:rPr>
          <w:color w:val="000000"/>
        </w:rPr>
        <w:t>e</w:t>
      </w:r>
      <w:r w:rsidR="00700002">
        <w:rPr>
          <w:color w:val="000000"/>
        </w:rPr>
        <w:t xml:space="preserve">s its discharge phase, with its magnetizing </w:t>
      </w:r>
      <w:r w:rsidRPr="00700002">
        <w:rPr>
          <w:color w:val="000000"/>
        </w:rPr>
        <w:t xml:space="preserve">current </w:t>
      </w:r>
      <w:r w:rsidRPr="00700002">
        <w:rPr>
          <w:i/>
          <w:iCs/>
          <w:color w:val="000000"/>
        </w:rPr>
        <w:t>i</w:t>
      </w:r>
      <w:r w:rsidRPr="00700002">
        <w:rPr>
          <w:i/>
          <w:iCs/>
          <w:color w:val="000000"/>
          <w:vertAlign w:val="subscript"/>
        </w:rPr>
        <w:t>Lm</w:t>
      </w:r>
      <w:r w:rsidRPr="00700002">
        <w:rPr>
          <w:color w:val="000000"/>
          <w:vertAlign w:val="subscript"/>
        </w:rPr>
        <w:t>2</w:t>
      </w:r>
      <w:r w:rsidRPr="00700002">
        <w:rPr>
          <w:color w:val="000000"/>
        </w:rPr>
        <w:t xml:space="preserve"> and secondary diode current </w:t>
      </w:r>
      <w:r w:rsidRPr="00700002">
        <w:rPr>
          <w:i/>
          <w:iCs/>
          <w:color w:val="000000"/>
        </w:rPr>
        <w:t>i</w:t>
      </w:r>
      <w:r w:rsidRPr="00700002">
        <w:rPr>
          <w:i/>
          <w:iCs/>
          <w:color w:val="000000"/>
          <w:vertAlign w:val="subscript"/>
        </w:rPr>
        <w:t>D</w:t>
      </w:r>
      <w:r w:rsidRPr="00700002">
        <w:rPr>
          <w:color w:val="000000"/>
          <w:vertAlign w:val="subscript"/>
        </w:rPr>
        <w:t>2</w:t>
      </w:r>
      <w:r w:rsidRPr="00700002">
        <w:rPr>
          <w:color w:val="000000"/>
        </w:rPr>
        <w:t xml:space="preserve"> </w:t>
      </w:r>
      <w:r w:rsidR="00700002">
        <w:rPr>
          <w:color w:val="000000"/>
        </w:rPr>
        <w:t xml:space="preserve">decreasing to </w:t>
      </w:r>
      <w:r w:rsidRPr="00700002">
        <w:rPr>
          <w:color w:val="000000"/>
        </w:rPr>
        <w:t>zero</w:t>
      </w:r>
      <w:r w:rsidR="00700002">
        <w:rPr>
          <w:color w:val="000000"/>
        </w:rPr>
        <w:t xml:space="preserve"> at </w:t>
      </w:r>
      <w:r w:rsidR="00700002">
        <w:rPr>
          <w:i/>
          <w:iCs/>
          <w:color w:val="000000"/>
        </w:rPr>
        <w:t>t</w:t>
      </w:r>
      <w:r w:rsidR="00700002" w:rsidRPr="00700002">
        <w:rPr>
          <w:color w:val="000000"/>
          <w:vertAlign w:val="subscript"/>
        </w:rPr>
        <w:t>2</w:t>
      </w:r>
      <w:r w:rsidRPr="00700002">
        <w:rPr>
          <w:color w:val="000000"/>
        </w:rPr>
        <w:t>.</w:t>
      </w:r>
      <w:r w:rsidRPr="00B75751">
        <w:rPr>
          <w:lang w:eastAsia="ja-JP"/>
        </w:rPr>
        <w:t xml:space="preserve"> </w:t>
      </w:r>
    </w:p>
    <w:p w14:paraId="388A6315" w14:textId="060FFA8B" w:rsidR="00700002" w:rsidRPr="00700002"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r w:rsidRPr="003517AA">
        <w:rPr>
          <w:lang w:eastAsia="ja-JP"/>
        </w:rPr>
        <w:t>Mode 2</w:t>
      </w:r>
      <w:r w:rsidRPr="003517AA">
        <w:rPr>
          <w:i/>
          <w:iCs/>
          <w:lang w:eastAsia="ja-JP"/>
        </w:rPr>
        <w:t xml:space="preserve"> </w:t>
      </w:r>
      <w:r w:rsidRPr="003517AA">
        <w:rPr>
          <w:lang w:eastAsia="ja-JP"/>
        </w:rPr>
        <w:t>(</w:t>
      </w:r>
      <w:r w:rsidRPr="003517AA">
        <w:rPr>
          <w:i/>
          <w:iCs/>
          <w:lang w:eastAsia="ja-JP"/>
        </w:rPr>
        <w:t>t</w:t>
      </w:r>
      <w:r w:rsidRPr="003517AA">
        <w:rPr>
          <w:vertAlign w:val="subscript"/>
          <w:lang w:eastAsia="ja-JP"/>
        </w:rPr>
        <w:t xml:space="preserve">2 </w:t>
      </w:r>
      <w:r w:rsidRPr="003517AA">
        <w:rPr>
          <w:lang w:eastAsia="ja-JP"/>
        </w:rPr>
        <w:t xml:space="preserve">&lt; </w:t>
      </w:r>
      <w:r w:rsidRPr="003517AA">
        <w:rPr>
          <w:i/>
          <w:iCs/>
          <w:lang w:eastAsia="ja-JP"/>
        </w:rPr>
        <w:t xml:space="preserve">t </w:t>
      </w:r>
      <w:r w:rsidRPr="003517AA">
        <w:rPr>
          <w:lang w:eastAsia="ja-JP"/>
        </w:rPr>
        <w:t xml:space="preserve">&lt; </w:t>
      </w:r>
      <w:r w:rsidRPr="003517AA">
        <w:rPr>
          <w:i/>
          <w:iCs/>
          <w:lang w:eastAsia="ja-JP"/>
        </w:rPr>
        <w:t>t</w:t>
      </w:r>
      <w:r w:rsidRPr="003517AA">
        <w:rPr>
          <w:vertAlign w:val="subscript"/>
          <w:lang w:eastAsia="ja-JP"/>
        </w:rPr>
        <w:t>3</w:t>
      </w:r>
      <w:r w:rsidR="004F5411" w:rsidRPr="003517AA">
        <w:rPr>
          <w:rFonts w:eastAsia="Malgun Gothic"/>
          <w:color w:val="000000"/>
          <w:lang w:eastAsia="ko-KR"/>
        </w:rPr>
        <w:t>, Fig. 3(b)</w:t>
      </w:r>
      <w:r w:rsidRPr="003517AA">
        <w:rPr>
          <w:lang w:eastAsia="ja-JP"/>
        </w:rPr>
        <w:t>)</w:t>
      </w:r>
      <w:r w:rsidRPr="00B75751">
        <w:rPr>
          <w:lang w:eastAsia="ja-JP"/>
        </w:rPr>
        <w:t xml:space="preserve">: </w:t>
      </w:r>
      <w:r w:rsidR="00700002">
        <w:rPr>
          <w:lang w:eastAsia="ja-JP"/>
        </w:rPr>
        <w:t xml:space="preserve">Mode 2 starts right after </w:t>
      </w:r>
      <w:del w:id="89" w:author="ROQUE Karl Raymond Dela Cruz" w:date="2026-01-02T17:07:00Z" w16du:dateUtc="2026-01-02T08:07:00Z">
        <w:r w:rsidR="00700002" w:rsidDel="00C271C8">
          <w:rPr>
            <w:lang w:eastAsia="ja-JP"/>
          </w:rPr>
          <w:delText xml:space="preserve">transformer </w:delText>
        </w:r>
      </w:del>
      <w:r w:rsidR="00700002">
        <w:rPr>
          <w:i/>
          <w:iCs/>
          <w:lang w:eastAsia="ja-JP"/>
        </w:rPr>
        <w:t>N</w:t>
      </w:r>
      <w:r w:rsidR="00700002" w:rsidRPr="00700002">
        <w:rPr>
          <w:vertAlign w:val="subscript"/>
          <w:lang w:eastAsia="ja-JP"/>
        </w:rPr>
        <w:t>56</w:t>
      </w:r>
      <w:r w:rsidR="00700002" w:rsidRPr="00700002">
        <w:rPr>
          <w:lang w:eastAsia="ja-JP"/>
        </w:rPr>
        <w:t>-</w:t>
      </w:r>
      <w:r w:rsidR="00700002">
        <w:rPr>
          <w:i/>
          <w:iCs/>
          <w:lang w:eastAsia="ja-JP"/>
        </w:rPr>
        <w:t>N</w:t>
      </w:r>
      <w:r w:rsidR="00700002" w:rsidRPr="00700002">
        <w:rPr>
          <w:vertAlign w:val="subscript"/>
          <w:lang w:eastAsia="ja-JP"/>
        </w:rPr>
        <w:t>78</w:t>
      </w:r>
      <w:r w:rsidR="00700002">
        <w:rPr>
          <w:i/>
          <w:iCs/>
          <w:lang w:eastAsia="ja-JP"/>
        </w:rPr>
        <w:t xml:space="preserve"> </w:t>
      </w:r>
      <w:r w:rsidR="00700002">
        <w:rPr>
          <w:lang w:eastAsia="ja-JP"/>
        </w:rPr>
        <w:t xml:space="preserve">completes its discharging phase, which means its associated currents </w:t>
      </w:r>
      <w:r w:rsidR="00700002" w:rsidRPr="00700002">
        <w:rPr>
          <w:i/>
          <w:iCs/>
          <w:lang w:eastAsia="ja-JP"/>
        </w:rPr>
        <w:t>i</w:t>
      </w:r>
      <w:r w:rsidR="00700002" w:rsidRPr="00700002">
        <w:rPr>
          <w:i/>
          <w:iCs/>
          <w:vertAlign w:val="subscript"/>
          <w:lang w:eastAsia="ja-JP"/>
        </w:rPr>
        <w:t>D</w:t>
      </w:r>
      <w:r w:rsidR="00700002" w:rsidRPr="00700002">
        <w:rPr>
          <w:vertAlign w:val="subscript"/>
          <w:lang w:eastAsia="ja-JP"/>
        </w:rPr>
        <w:t>2</w:t>
      </w:r>
      <w:r w:rsidR="00700002" w:rsidRPr="00B75751">
        <w:rPr>
          <w:lang w:eastAsia="ja-JP"/>
        </w:rPr>
        <w:t xml:space="preserve">, </w:t>
      </w:r>
      <w:r w:rsidR="00700002" w:rsidRPr="00700002">
        <w:rPr>
          <w:i/>
          <w:iCs/>
          <w:lang w:eastAsia="ja-JP"/>
        </w:rPr>
        <w:t>i</w:t>
      </w:r>
      <w:r w:rsidR="00700002" w:rsidRPr="00700002">
        <w:rPr>
          <w:i/>
          <w:iCs/>
          <w:vertAlign w:val="subscript"/>
          <w:lang w:eastAsia="ja-JP"/>
        </w:rPr>
        <w:t>Lm</w:t>
      </w:r>
      <w:r w:rsidR="00700002" w:rsidRPr="00700002">
        <w:rPr>
          <w:vertAlign w:val="subscript"/>
          <w:lang w:eastAsia="ja-JP"/>
        </w:rPr>
        <w:t>2</w:t>
      </w:r>
      <w:r w:rsidR="00700002" w:rsidRPr="00B75751">
        <w:rPr>
          <w:lang w:eastAsia="ja-JP"/>
        </w:rPr>
        <w:t xml:space="preserve">, and flux densities </w:t>
      </w:r>
      <w:proofErr w:type="spellStart"/>
      <w:r w:rsidR="00700002" w:rsidRPr="00700002">
        <w:rPr>
          <w:i/>
          <w:iCs/>
          <w:lang w:eastAsia="ja-JP"/>
        </w:rPr>
        <w:t>B’’</w:t>
      </w:r>
      <w:r w:rsidR="00700002" w:rsidRPr="00700002">
        <w:rPr>
          <w:i/>
          <w:iCs/>
          <w:vertAlign w:val="subscript"/>
          <w:lang w:eastAsia="ja-JP"/>
        </w:rPr>
        <w:t>c</w:t>
      </w:r>
      <w:proofErr w:type="spellEnd"/>
      <w:r w:rsidR="00700002" w:rsidRPr="00B75751">
        <w:rPr>
          <w:lang w:eastAsia="ja-JP"/>
        </w:rPr>
        <w:t xml:space="preserve">,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1</w:t>
      </w:r>
      <w:r w:rsidR="00700002" w:rsidRPr="00B75751">
        <w:rPr>
          <w:lang w:eastAsia="ja-JP"/>
        </w:rPr>
        <w:t xml:space="preserve">, and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2</w:t>
      </w:r>
      <w:r w:rsidR="00700002" w:rsidRPr="00B75751">
        <w:rPr>
          <w:lang w:eastAsia="ja-JP"/>
        </w:rPr>
        <w:t xml:space="preserve"> </w:t>
      </w:r>
      <w:r w:rsidR="00700002">
        <w:rPr>
          <w:lang w:eastAsia="ja-JP"/>
        </w:rPr>
        <w:t>reached zero</w:t>
      </w:r>
      <w:r w:rsidR="00700002" w:rsidRPr="00B75751">
        <w:rPr>
          <w:lang w:eastAsia="ja-JP"/>
        </w:rPr>
        <w:t>.</w:t>
      </w:r>
      <w:r w:rsidR="00700002">
        <w:rPr>
          <w:i/>
          <w:iCs/>
          <w:lang w:eastAsia="ja-JP"/>
        </w:rPr>
        <w:t xml:space="preserve"> </w:t>
      </w:r>
      <w:r w:rsidR="00700002">
        <w:rPr>
          <w:lang w:eastAsia="ja-JP"/>
        </w:rPr>
        <w:t>Now, w</w:t>
      </w:r>
      <w:r w:rsidR="0034083F">
        <w:rPr>
          <w:lang w:eastAsia="ja-JP"/>
        </w:rPr>
        <w:t xml:space="preserve">ith </w:t>
      </w:r>
      <w:r w:rsidR="0034083F" w:rsidRPr="00700002">
        <w:rPr>
          <w:i/>
          <w:iCs/>
          <w:lang w:eastAsia="ja-JP"/>
        </w:rPr>
        <w:t>S</w:t>
      </w:r>
      <w:r w:rsidR="0034083F" w:rsidRPr="00700002">
        <w:rPr>
          <w:vertAlign w:val="subscript"/>
          <w:lang w:eastAsia="ja-JP"/>
        </w:rPr>
        <w:t>1</w:t>
      </w:r>
      <w:r w:rsidR="0034083F" w:rsidRPr="00700002">
        <w:rPr>
          <w:i/>
          <w:iCs/>
          <w:lang w:eastAsia="ja-JP"/>
        </w:rPr>
        <w:t xml:space="preserve"> </w:t>
      </w:r>
      <w:r w:rsidR="0034083F">
        <w:rPr>
          <w:lang w:eastAsia="ja-JP"/>
        </w:rPr>
        <w:t xml:space="preserve">still on, </w:t>
      </w:r>
      <w:ins w:id="90" w:author="ROQUE Karl Raymond Dela Cruz" w:date="2026-01-02T17:07:00Z" w16du:dateUtc="2026-01-02T08:07:00Z">
        <w:r w:rsidR="00C271C8">
          <w:rPr>
            <w:lang w:eastAsia="ja-JP"/>
          </w:rPr>
          <w:t xml:space="preserve"> </w:t>
        </w:r>
      </w:ins>
      <w:del w:id="91" w:author="ROQUE Karl Raymond Dela Cruz" w:date="2026-01-02T17:07:00Z" w16du:dateUtc="2026-01-02T08:07:00Z">
        <w:r w:rsidR="0034083F" w:rsidDel="00C271C8">
          <w:rPr>
            <w:lang w:eastAsia="ja-JP"/>
          </w:rPr>
          <w:delText xml:space="preserve">transformer </w:delText>
        </w:r>
      </w:del>
      <w:r w:rsidR="00081B70" w:rsidRPr="00700002">
        <w:rPr>
          <w:i/>
          <w:iCs/>
          <w:lang w:eastAsia="ja-JP"/>
        </w:rPr>
        <w:t>N</w:t>
      </w:r>
      <w:r w:rsidR="00081B70" w:rsidRPr="00700002">
        <w:rPr>
          <w:vertAlign w:val="subscript"/>
          <w:lang w:eastAsia="ja-JP"/>
        </w:rPr>
        <w:t>12</w:t>
      </w:r>
      <w:r w:rsidR="00081B70">
        <w:rPr>
          <w:lang w:eastAsia="ja-JP"/>
        </w:rPr>
        <w:t>-</w:t>
      </w:r>
      <w:r w:rsidR="00081B70" w:rsidRPr="00700002">
        <w:rPr>
          <w:i/>
          <w:iCs/>
          <w:lang w:eastAsia="ja-JP"/>
        </w:rPr>
        <w:t>N</w:t>
      </w:r>
      <w:r w:rsidR="00081B70" w:rsidRPr="00700002">
        <w:rPr>
          <w:vertAlign w:val="subscript"/>
          <w:lang w:eastAsia="ja-JP"/>
        </w:rPr>
        <w:t>34</w:t>
      </w:r>
      <w:r w:rsidR="00081B70">
        <w:rPr>
          <w:lang w:eastAsia="ja-JP"/>
        </w:rPr>
        <w:t xml:space="preserve"> </w:t>
      </w:r>
      <w:r w:rsidR="00700002">
        <w:rPr>
          <w:lang w:eastAsia="ja-JP"/>
        </w:rPr>
        <w:t xml:space="preserve">continues storing energy until </w:t>
      </w:r>
      <w:r w:rsidR="00242A68" w:rsidRPr="00700002">
        <w:rPr>
          <w:i/>
          <w:iCs/>
          <w:lang w:eastAsia="ja-JP"/>
        </w:rPr>
        <w:t>i</w:t>
      </w:r>
      <w:r w:rsidR="00242A68" w:rsidRPr="00700002">
        <w:rPr>
          <w:i/>
          <w:iCs/>
          <w:vertAlign w:val="subscript"/>
          <w:lang w:eastAsia="ja-JP"/>
        </w:rPr>
        <w:t>Lm</w:t>
      </w:r>
      <w:r w:rsidR="00242A68" w:rsidRPr="00700002">
        <w:rPr>
          <w:vertAlign w:val="subscript"/>
          <w:lang w:eastAsia="ja-JP"/>
        </w:rPr>
        <w:t>1</w:t>
      </w:r>
      <w:r w:rsidR="00700002">
        <w:rPr>
          <w:lang w:eastAsia="ja-JP"/>
        </w:rPr>
        <w:t xml:space="preserve"> reaches its </w:t>
      </w:r>
      <w:r w:rsidR="00700002">
        <w:rPr>
          <w:lang w:eastAsia="ja-JP"/>
        </w:rPr>
        <w:lastRenderedPageBreak/>
        <w:t xml:space="preserve">peak value at </w:t>
      </w:r>
      <w:r w:rsidR="00700002">
        <w:rPr>
          <w:i/>
          <w:iCs/>
          <w:lang w:eastAsia="ja-JP"/>
        </w:rPr>
        <w:t>t</w:t>
      </w:r>
      <w:r w:rsidR="00700002">
        <w:rPr>
          <w:vertAlign w:val="subscript"/>
          <w:lang w:eastAsia="ja-JP"/>
        </w:rPr>
        <w:t>3</w:t>
      </w:r>
      <w:r w:rsidR="00700002">
        <w:rPr>
          <w:lang w:eastAsia="ja-JP"/>
        </w:rPr>
        <w:t xml:space="preserve">. The peak primary current </w:t>
      </w:r>
      <w:ins w:id="92" w:author="ROQUE Karl Raymond Dela Cruz" w:date="2026-01-02T15:59:00Z" w16du:dateUtc="2026-01-02T06:59:00Z">
        <w:r w:rsidR="00E67952">
          <w:rPr>
            <w:lang w:eastAsia="ja-JP"/>
          </w:rPr>
          <w:t xml:space="preserve">in the positive </w:t>
        </w:r>
      </w:ins>
      <w:ins w:id="93" w:author="ROQUE Karl Raymond Dela Cruz" w:date="2026-01-02T16:03:00Z" w16du:dateUtc="2026-01-02T07:03:00Z">
        <w:r w:rsidR="00BB4E0D">
          <w:rPr>
            <w:lang w:eastAsia="ja-JP"/>
          </w:rPr>
          <w:t>cycle</w:t>
        </w:r>
      </w:ins>
      <w:ins w:id="94" w:author="ROQUE Karl Raymond Dela Cruz" w:date="2026-01-02T15:59:00Z" w16du:dateUtc="2026-01-02T06:59:00Z">
        <w:r w:rsidR="00E67952">
          <w:rPr>
            <w:lang w:eastAsia="ja-JP"/>
          </w:rPr>
          <w:t xml:space="preserve"> </w:t>
        </w:r>
        <w:r w:rsidR="00E67952" w:rsidRPr="00700002">
          <w:rPr>
            <w:i/>
            <w:iCs/>
            <w:color w:val="000000"/>
          </w:rPr>
          <w:t>i</w:t>
        </w:r>
        <w:r w:rsidR="00E67952">
          <w:rPr>
            <w:i/>
            <w:iCs/>
            <w:color w:val="000000"/>
            <w:vertAlign w:val="subscript"/>
          </w:rPr>
          <w:t>S</w:t>
        </w:r>
        <w:r w:rsidR="00E67952">
          <w:rPr>
            <w:color w:val="000000"/>
            <w:vertAlign w:val="subscript"/>
          </w:rPr>
          <w:t>1, pk</w:t>
        </w:r>
      </w:ins>
      <w:ins w:id="95" w:author="ROQUE Karl Raymond Dela Cruz" w:date="2026-01-02T16:00:00Z" w16du:dateUtc="2026-01-02T07:00:00Z">
        <w:r w:rsidR="00E67952">
          <w:rPr>
            <w:color w:val="000000"/>
            <w:vertAlign w:val="subscript"/>
          </w:rPr>
          <w:t xml:space="preserve"> </w:t>
        </w:r>
      </w:ins>
      <w:r w:rsidR="00700002">
        <w:rPr>
          <w:lang w:eastAsia="ja-JP"/>
        </w:rPr>
        <w:t>is given by</w:t>
      </w:r>
      <w:ins w:id="96" w:author="ROQUE Karl Raymond Dela Cruz" w:date="2026-01-02T15:59:00Z" w16du:dateUtc="2026-01-02T06:59:00Z">
        <w:r w:rsidR="00E67952">
          <w:rPr>
            <w:lang w:eastAsia="ja-JP"/>
          </w:rPr>
          <w:t xml:space="preserve"> (1)</w:t>
        </w:r>
      </w:ins>
      <w:r w:rsidR="00700002">
        <w:rPr>
          <w:lang w:eastAsia="ja-JP"/>
        </w:rPr>
        <w:t>:</w:t>
      </w:r>
    </w:p>
    <w:p w14:paraId="08FB5824" w14:textId="77777777" w:rsidR="00700002" w:rsidRDefault="00700002" w:rsidP="00700002">
      <w:pPr>
        <w:pStyle w:val="ListParagraph"/>
        <w:widowControl w:val="0"/>
        <w:pBdr>
          <w:top w:val="nil"/>
          <w:left w:val="nil"/>
          <w:bottom w:val="nil"/>
          <w:right w:val="nil"/>
          <w:between w:val="nil"/>
        </w:pBdr>
        <w:spacing w:line="252" w:lineRule="auto"/>
        <w:jc w:val="both"/>
        <w:rPr>
          <w:b/>
          <w:bCs/>
          <w:lang w:eastAsia="ja-JP"/>
        </w:rPr>
      </w:pPr>
    </w:p>
    <w:p w14:paraId="1304B3D6" w14:textId="00FAF6B3" w:rsidR="00700002" w:rsidRPr="00700002" w:rsidRDefault="001907D5" w:rsidP="00700002">
      <w:pPr>
        <w:pStyle w:val="BodyText"/>
        <w:ind w:left="720"/>
        <w:rPr>
          <w:iCs/>
          <w:sz w:val="18"/>
        </w:rPr>
      </w:pPr>
      <m:oMathPara>
        <m:oMath>
          <m:eqArr>
            <m:eqArrPr>
              <m:maxDist m:val="1"/>
              <m:ctrlPr>
                <w:rPr>
                  <w:rFonts w:ascii="Cambria Math" w:hAnsi="Cambria Math"/>
                  <w:i/>
                  <w:sz w:val="18"/>
                  <w:szCs w:val="18"/>
                  <w:lang w:eastAsia="ja-JP"/>
                </w:rPr>
              </m:ctrlPr>
            </m:eqArrPr>
            <m:e>
              <m:sSub>
                <m:sSubPr>
                  <m:ctrlPr>
                    <w:rPr>
                      <w:rFonts w:ascii="Cambria Math" w:hAnsi="Cambria Math"/>
                      <w:i/>
                      <w:iCs/>
                      <w:sz w:val="18"/>
                    </w:rPr>
                  </m:ctrlPr>
                </m:sSubPr>
                <m:e>
                  <m:r>
                    <w:rPr>
                      <w:rFonts w:ascii="Cambria Math" w:hAnsi="Cambria Math"/>
                      <w:sz w:val="18"/>
                    </w:rPr>
                    <m:t>i</m:t>
                  </m:r>
                </m:e>
                <m:sub>
                  <m:sSub>
                    <m:sSubPr>
                      <m:ctrlPr>
                        <w:rPr>
                          <w:rFonts w:ascii="Cambria Math" w:hAnsi="Cambria Math"/>
                          <w:i/>
                          <w:sz w:val="18"/>
                        </w:rPr>
                      </m:ctrlPr>
                    </m:sSubPr>
                    <m:e>
                      <m:r>
                        <w:rPr>
                          <w:rFonts w:ascii="Cambria Math" w:hAnsi="Cambria Math"/>
                          <w:sz w:val="18"/>
                        </w:rPr>
                        <m:t>S</m:t>
                      </m:r>
                    </m:e>
                    <m:sub>
                      <m:r>
                        <w:rPr>
                          <w:rFonts w:ascii="Cambria Math" w:hAnsi="Cambria Math"/>
                          <w:sz w:val="18"/>
                        </w:rPr>
                        <m:t>1</m:t>
                      </m:r>
                    </m:sub>
                  </m:sSub>
                  <m:r>
                    <w:rPr>
                      <w:rFonts w:ascii="Cambria Math" w:hAnsi="Cambria Math"/>
                      <w:sz w:val="18"/>
                    </w:rPr>
                    <m:t xml:space="preserve">,  </m:t>
                  </m:r>
                  <m:r>
                    <w:rPr>
                      <w:rFonts w:ascii="Cambria Math" w:hAnsi="Cambria Math"/>
                      <w:sz w:val="18"/>
                    </w:rPr>
                    <m:t>pk</m:t>
                  </m:r>
                  <m:r>
                    <w:rPr>
                      <w:rFonts w:ascii="Cambria Math" w:hAnsi="Cambria Math"/>
                      <w:sz w:val="18"/>
                    </w:rPr>
                    <m:t xml:space="preserve"> </m:t>
                  </m:r>
                </m:sub>
              </m:sSub>
              <m:r>
                <w:rPr>
                  <w:rFonts w:ascii="Cambria Math" w:hAnsi="Cambria Math"/>
                  <w:sz w:val="18"/>
                </w:rPr>
                <m:t>=</m:t>
              </m:r>
              <m:f>
                <m:fPr>
                  <m:ctrlPr>
                    <w:rPr>
                      <w:rFonts w:ascii="Cambria Math" w:hAnsi="Cambria Math"/>
                      <w:i/>
                      <w:sz w:val="18"/>
                    </w:rPr>
                  </m:ctrlPr>
                </m:fPr>
                <m:num>
                  <m:sSub>
                    <m:sSubPr>
                      <m:ctrlPr>
                        <w:rPr>
                          <w:rFonts w:ascii="Cambria Math" w:hAnsi="Cambria Math"/>
                          <w:i/>
                          <w:sz w:val="18"/>
                        </w:rPr>
                      </m:ctrlPr>
                    </m:sSubPr>
                    <m:e>
                      <m:r>
                        <w:rPr>
                          <w:rFonts w:ascii="Cambria Math" w:hAnsi="Cambria Math"/>
                          <w:sz w:val="18"/>
                        </w:rPr>
                        <m:t>v</m:t>
                      </m:r>
                    </m:e>
                    <m:sub>
                      <m:r>
                        <w:rPr>
                          <w:rFonts w:ascii="Cambria Math" w:hAnsi="Cambria Math"/>
                          <w:sz w:val="18"/>
                        </w:rPr>
                        <m:t>in</m:t>
                      </m:r>
                    </m:sub>
                  </m:sSub>
                  <m:r>
                    <w:rPr>
                      <w:rFonts w:ascii="Cambria Math" w:hAnsi="Cambria Math"/>
                      <w:sz w:val="18"/>
                    </w:rPr>
                    <m:t>⋅</m:t>
                  </m:r>
                  <m:r>
                    <w:rPr>
                      <w:rFonts w:ascii="Cambria Math" w:hAnsi="Cambria Math"/>
                      <w:sz w:val="18"/>
                    </w:rPr>
                    <m:t>D</m:t>
                  </m:r>
                  <m:sSub>
                    <m:sSubPr>
                      <m:ctrlPr>
                        <w:rPr>
                          <w:rFonts w:ascii="Cambria Math" w:hAnsi="Cambria Math"/>
                          <w:i/>
                          <w:sz w:val="18"/>
                        </w:rPr>
                      </m:ctrlPr>
                    </m:sSubPr>
                    <m:e>
                      <m:r>
                        <w:rPr>
                          <w:rFonts w:ascii="Cambria Math" w:hAnsi="Cambria Math"/>
                          <w:sz w:val="18"/>
                        </w:rPr>
                        <m:t>T</m:t>
                      </m:r>
                    </m:e>
                    <m:sub>
                      <m:r>
                        <w:rPr>
                          <w:rFonts w:ascii="Cambria Math" w:hAnsi="Cambria Math"/>
                          <w:sz w:val="18"/>
                        </w:rPr>
                        <m:t>s</m:t>
                      </m:r>
                    </m:sub>
                  </m:sSub>
                </m:num>
                <m:den>
                  <m:sSub>
                    <m:sSubPr>
                      <m:ctrlPr>
                        <w:rPr>
                          <w:rFonts w:ascii="Cambria Math" w:hAnsi="Cambria Math"/>
                          <w:i/>
                          <w:sz w:val="18"/>
                        </w:rPr>
                      </m:ctrlPr>
                    </m:sSubPr>
                    <m:e>
                      <m:r>
                        <w:rPr>
                          <w:rFonts w:ascii="Cambria Math" w:hAnsi="Cambria Math"/>
                          <w:sz w:val="18"/>
                        </w:rPr>
                        <m:t>L</m:t>
                      </m:r>
                    </m:e>
                    <m:sub>
                      <m:sSub>
                        <m:sSubPr>
                          <m:ctrlPr>
                            <w:rPr>
                              <w:rFonts w:ascii="Cambria Math" w:hAnsi="Cambria Math"/>
                              <w:i/>
                              <w:sz w:val="18"/>
                            </w:rPr>
                          </m:ctrlPr>
                        </m:sSubPr>
                        <m:e>
                          <m:r>
                            <w:rPr>
                              <w:rFonts w:ascii="Cambria Math" w:hAnsi="Cambria Math"/>
                              <w:sz w:val="18"/>
                            </w:rPr>
                            <m:t>m</m:t>
                          </m:r>
                        </m:e>
                        <m:sub>
                          <m:r>
                            <w:rPr>
                              <w:rFonts w:ascii="Cambria Math" w:hAnsi="Cambria Math"/>
                              <w:sz w:val="18"/>
                            </w:rPr>
                            <m:t>1</m:t>
                          </m:r>
                        </m:sub>
                      </m:sSub>
                    </m:sub>
                  </m:sSub>
                </m:den>
              </m:f>
              <m:r>
                <w:rPr>
                  <w:rFonts w:ascii="Cambria Math" w:hAnsi="Cambria Math"/>
                  <w:sz w:val="18"/>
                </w:rPr>
                <m:t>#</m:t>
              </m:r>
              <m:d>
                <m:dPr>
                  <m:ctrlPr>
                    <w:rPr>
                      <w:rFonts w:ascii="Cambria Math" w:hAnsi="Cambria Math"/>
                      <w:i/>
                      <w:sz w:val="18"/>
                      <w:szCs w:val="18"/>
                      <w:lang w:eastAsia="ja-JP"/>
                    </w:rPr>
                  </m:ctrlPr>
                </m:dPr>
                <m:e>
                  <m:r>
                    <w:rPr>
                      <w:rFonts w:ascii="Cambria Math" w:hAnsi="Cambria Math"/>
                      <w:sz w:val="18"/>
                      <w:szCs w:val="18"/>
                      <w:lang w:eastAsia="ja-JP"/>
                    </w:rPr>
                    <m:t>1</m:t>
                  </m:r>
                </m:e>
              </m:d>
              <m:ctrlPr>
                <w:rPr>
                  <w:rFonts w:ascii="Cambria Math" w:hAnsi="Cambria Math"/>
                  <w:i/>
                  <w:iCs/>
                  <w:sz w:val="18"/>
                </w:rPr>
              </m:ctrlPr>
            </m:e>
          </m:eqArr>
        </m:oMath>
      </m:oMathPara>
    </w:p>
    <w:p w14:paraId="56C2046A" w14:textId="6AB76ECD" w:rsidR="00700002" w:rsidRDefault="00700002" w:rsidP="004C3C7A">
      <w:pPr>
        <w:pStyle w:val="BodyText"/>
        <w:spacing w:after="0"/>
        <w:ind w:left="720"/>
        <w:jc w:val="both"/>
        <w:rPr>
          <w:lang w:eastAsia="ja-JP"/>
        </w:rPr>
      </w:pPr>
      <w:r w:rsidRPr="00B75751">
        <w:rPr>
          <w:lang w:eastAsia="ja-JP"/>
        </w:rPr>
        <w:t xml:space="preserve">where </w:t>
      </w:r>
      <w:r w:rsidRPr="00B75751">
        <w:rPr>
          <w:i/>
          <w:iCs/>
          <w:lang w:eastAsia="ja-JP"/>
        </w:rPr>
        <w:t>v</w:t>
      </w:r>
      <w:r w:rsidRPr="00B75751">
        <w:rPr>
          <w:i/>
          <w:iCs/>
          <w:vertAlign w:val="subscript"/>
          <w:lang w:eastAsia="ja-JP"/>
        </w:rPr>
        <w:t>in</w:t>
      </w:r>
      <w:r w:rsidRPr="00B75751">
        <w:rPr>
          <w:lang w:eastAsia="ja-JP"/>
        </w:rPr>
        <w:t xml:space="preserve"> is the input voltage, </w:t>
      </w:r>
      <w:r w:rsidRPr="00B75751">
        <w:rPr>
          <w:i/>
          <w:iCs/>
          <w:lang w:eastAsia="ja-JP"/>
        </w:rPr>
        <w:t>D</w:t>
      </w:r>
      <w:r w:rsidRPr="00B75751">
        <w:rPr>
          <w:lang w:eastAsia="ja-JP"/>
        </w:rPr>
        <w:t xml:space="preserve"> is the duty cycle, </w:t>
      </w:r>
      <w:r w:rsidRPr="00B75751">
        <w:rPr>
          <w:i/>
          <w:iCs/>
          <w:lang w:eastAsia="ja-JP"/>
        </w:rPr>
        <w:t>T</w:t>
      </w:r>
      <w:r w:rsidRPr="00B75751">
        <w:rPr>
          <w:i/>
          <w:iCs/>
          <w:vertAlign w:val="subscript"/>
          <w:lang w:eastAsia="ja-JP"/>
        </w:rPr>
        <w:t>s</w:t>
      </w:r>
      <w:r w:rsidRPr="00B75751">
        <w:rPr>
          <w:lang w:eastAsia="ja-JP"/>
        </w:rPr>
        <w:t xml:space="preserve"> is the switching period, and </w:t>
      </w:r>
      <w:r w:rsidRPr="00B75751">
        <w:rPr>
          <w:i/>
          <w:iCs/>
          <w:lang w:eastAsia="ja-JP"/>
        </w:rPr>
        <w:t>L</w:t>
      </w:r>
      <w:r w:rsidRPr="00B75751">
        <w:rPr>
          <w:i/>
          <w:iCs/>
          <w:vertAlign w:val="subscript"/>
          <w:lang w:eastAsia="ja-JP"/>
        </w:rPr>
        <w:t>m</w:t>
      </w:r>
      <w:r w:rsidR="004C3C7A">
        <w:rPr>
          <w:i/>
          <w:iCs/>
          <w:vertAlign w:val="subscript"/>
          <w:lang w:eastAsia="ja-JP"/>
        </w:rPr>
        <w:t>1</w:t>
      </w:r>
      <w:r w:rsidRPr="00B75751">
        <w:rPr>
          <w:i/>
          <w:iCs/>
          <w:lang w:eastAsia="ja-JP"/>
        </w:rPr>
        <w:t xml:space="preserve"> </w:t>
      </w:r>
      <w:r w:rsidRPr="00B75751">
        <w:rPr>
          <w:lang w:eastAsia="ja-JP"/>
        </w:rPr>
        <w:t xml:space="preserve">is the magnetizing inductance of </w:t>
      </w:r>
      <w:del w:id="97" w:author="ROQUE Karl Raymond Dela Cruz" w:date="2026-01-02T17:07:00Z" w16du:dateUtc="2026-01-02T08:07:00Z">
        <w:r w:rsidRPr="00B75751" w:rsidDel="00C271C8">
          <w:rPr>
            <w:lang w:eastAsia="ja-JP"/>
          </w:rPr>
          <w:delText>transforme</w:delText>
        </w:r>
        <w:r w:rsidR="004C3C7A" w:rsidDel="00C271C8">
          <w:rPr>
            <w:lang w:eastAsia="ja-JP"/>
          </w:rPr>
          <w:delText xml:space="preserve">r </w:delText>
        </w:r>
      </w:del>
      <w:r w:rsidR="004C3C7A">
        <w:rPr>
          <w:i/>
          <w:iCs/>
          <w:lang w:eastAsia="ja-JP"/>
        </w:rPr>
        <w:t>N</w:t>
      </w:r>
      <w:r w:rsidR="004C3C7A">
        <w:rPr>
          <w:vertAlign w:val="subscript"/>
          <w:lang w:eastAsia="ja-JP"/>
        </w:rPr>
        <w:t>12</w:t>
      </w:r>
      <w:r w:rsidR="004C3C7A">
        <w:rPr>
          <w:lang w:eastAsia="ja-JP"/>
        </w:rPr>
        <w:t>-</w:t>
      </w:r>
      <w:r w:rsidR="004C3C7A">
        <w:rPr>
          <w:i/>
          <w:iCs/>
          <w:lang w:eastAsia="ja-JP"/>
        </w:rPr>
        <w:t>N</w:t>
      </w:r>
      <w:r w:rsidR="004C3C7A">
        <w:rPr>
          <w:vertAlign w:val="subscript"/>
          <w:lang w:eastAsia="ja-JP"/>
        </w:rPr>
        <w:t>34</w:t>
      </w:r>
      <w:r w:rsidRPr="00B75751">
        <w:rPr>
          <w:lang w:eastAsia="ja-JP"/>
        </w:rPr>
        <w:t>.</w:t>
      </w:r>
      <w:r>
        <w:rPr>
          <w:lang w:eastAsia="ja-JP"/>
        </w:rPr>
        <w:t xml:space="preserve"> Consequently, the flux densities </w:t>
      </w:r>
      <w:r w:rsidR="00917FE7" w:rsidRPr="00700002">
        <w:rPr>
          <w:i/>
          <w:iCs/>
          <w:lang w:eastAsia="ja-JP"/>
        </w:rPr>
        <w:t>B’</w:t>
      </w:r>
      <w:r w:rsidR="00917FE7" w:rsidRPr="00700002">
        <w:rPr>
          <w:i/>
          <w:iCs/>
          <w:vertAlign w:val="subscript"/>
          <w:lang w:eastAsia="ja-JP"/>
        </w:rPr>
        <w:t>o</w:t>
      </w:r>
      <w:r w:rsidR="00917FE7" w:rsidRPr="00700002">
        <w:rPr>
          <w:vertAlign w:val="subscript"/>
          <w:lang w:eastAsia="ja-JP"/>
        </w:rPr>
        <w:t>1</w:t>
      </w:r>
      <w:r w:rsidR="00917FE7" w:rsidRPr="00B75751">
        <w:rPr>
          <w:lang w:eastAsia="ja-JP"/>
        </w:rPr>
        <w:t xml:space="preserve"> and </w:t>
      </w:r>
      <w:r w:rsidR="00917FE7" w:rsidRPr="00700002">
        <w:rPr>
          <w:i/>
          <w:iCs/>
          <w:lang w:eastAsia="ja-JP"/>
        </w:rPr>
        <w:t>B’</w:t>
      </w:r>
      <w:r w:rsidR="00917FE7" w:rsidRPr="00700002">
        <w:rPr>
          <w:i/>
          <w:iCs/>
          <w:vertAlign w:val="subscript"/>
          <w:lang w:eastAsia="ja-JP"/>
        </w:rPr>
        <w:t>o</w:t>
      </w:r>
      <w:r w:rsidR="00917FE7" w:rsidRPr="00700002">
        <w:rPr>
          <w:vertAlign w:val="subscript"/>
          <w:lang w:eastAsia="ja-JP"/>
        </w:rPr>
        <w:t>2</w:t>
      </w:r>
      <w:r w:rsidR="00672D5E">
        <w:rPr>
          <w:lang w:eastAsia="ja-JP"/>
        </w:rPr>
        <w:t xml:space="preserve"> also </w:t>
      </w:r>
      <w:r>
        <w:rPr>
          <w:lang w:eastAsia="ja-JP"/>
        </w:rPr>
        <w:t>reach their peak values</w:t>
      </w:r>
      <w:ins w:id="98" w:author="ROQUE Karl Raymond Dela Cruz" w:date="2026-01-02T16:00:00Z" w16du:dateUtc="2026-01-02T07:00:00Z">
        <w:r w:rsidR="00BB4E0D">
          <w:rPr>
            <w:lang w:eastAsia="ja-JP"/>
          </w:rPr>
          <w:t xml:space="preserve"> </w:t>
        </w:r>
        <w:proofErr w:type="spellStart"/>
        <w:r w:rsidR="00BB4E0D" w:rsidRPr="00700002">
          <w:rPr>
            <w:i/>
            <w:iCs/>
            <w:lang w:eastAsia="ja-JP"/>
          </w:rPr>
          <w:t>B’</w:t>
        </w:r>
        <w:r w:rsidR="00BB4E0D" w:rsidRPr="00700002">
          <w:rPr>
            <w:i/>
            <w:iCs/>
            <w:vertAlign w:val="subscript"/>
            <w:lang w:eastAsia="ja-JP"/>
          </w:rPr>
          <w:t>o</w:t>
        </w:r>
        <w:proofErr w:type="spellEnd"/>
        <w:r w:rsidR="00BB4E0D">
          <w:rPr>
            <w:vertAlign w:val="subscript"/>
            <w:lang w:eastAsia="ja-JP"/>
          </w:rPr>
          <w:t xml:space="preserve"> </w:t>
        </w:r>
        <w:r w:rsidR="00BB4E0D" w:rsidRPr="00BB4E0D">
          <w:rPr>
            <w:i/>
            <w:iCs/>
            <w:vertAlign w:val="subscript"/>
            <w:lang w:eastAsia="ja-JP"/>
            <w:rPrChange w:id="99" w:author="ROQUE Karl Raymond Dela Cruz" w:date="2026-01-02T16:00:00Z" w16du:dateUtc="2026-01-02T07:00:00Z">
              <w:rPr>
                <w:vertAlign w:val="subscript"/>
                <w:lang w:eastAsia="ja-JP"/>
              </w:rPr>
            </w:rPrChange>
          </w:rPr>
          <w:t>pk</w:t>
        </w:r>
      </w:ins>
      <w:r>
        <w:rPr>
          <w:lang w:eastAsia="ja-JP"/>
        </w:rPr>
        <w:t xml:space="preserve"> which are given by</w:t>
      </w:r>
      <w:ins w:id="100" w:author="ROQUE Karl Raymond Dela Cruz" w:date="2026-01-02T16:00:00Z" w16du:dateUtc="2026-01-02T07:00:00Z">
        <w:r w:rsidR="00E67952">
          <w:rPr>
            <w:lang w:eastAsia="ja-JP"/>
          </w:rPr>
          <w:t xml:space="preserve"> (2)</w:t>
        </w:r>
      </w:ins>
      <w:r>
        <w:rPr>
          <w:lang w:eastAsia="ja-JP"/>
        </w:rPr>
        <w:t xml:space="preserve">: </w:t>
      </w:r>
    </w:p>
    <w:p w14:paraId="1C9D8D48" w14:textId="11F659C8" w:rsidR="00700002" w:rsidRPr="00B75751" w:rsidRDefault="001907D5" w:rsidP="00700002">
      <w:pPr>
        <w:pStyle w:val="BodyText"/>
        <w:ind w:left="720"/>
        <w:rPr>
          <w:lang w:eastAsia="ja-JP"/>
        </w:rPr>
      </w:pPr>
      <m:oMathPara>
        <m:oMath>
          <m:eqArr>
            <m:eqArrPr>
              <m:maxDist m:val="1"/>
              <m:ctrlPr>
                <w:rPr>
                  <w:rFonts w:ascii="Cambria Math" w:hAnsi="Cambria Math"/>
                  <w:i/>
                  <w:lang w:eastAsia="ja-JP"/>
                </w:rPr>
              </m:ctrlPr>
            </m:eqArrPr>
            <m:e>
              <m:sSub>
                <m:sSubPr>
                  <m:ctrlPr>
                    <w:rPr>
                      <w:rFonts w:ascii="Cambria Math" w:hAnsi="Cambria Math"/>
                      <w:i/>
                      <w:iCs/>
                      <w:szCs w:val="21"/>
                    </w:rPr>
                  </m:ctrlPr>
                </m:sSubPr>
                <m:e>
                  <m:sSub>
                    <m:sSubPr>
                      <m:ctrlPr>
                        <w:rPr>
                          <w:rFonts w:ascii="Cambria Math" w:hAnsi="Cambria Math"/>
                          <w:i/>
                          <w:szCs w:val="21"/>
                        </w:rPr>
                      </m:ctrlPr>
                    </m:sSubPr>
                    <m:e>
                      <m:r>
                        <w:rPr>
                          <w:rFonts w:ascii="Cambria Math" w:hAnsi="Cambria Math"/>
                          <w:szCs w:val="21"/>
                        </w:rPr>
                        <m:t>B</m:t>
                      </m:r>
                    </m:e>
                    <m:sub>
                      <m:r>
                        <w:rPr>
                          <w:rFonts w:ascii="Cambria Math" w:hAnsi="Cambria Math"/>
                          <w:szCs w:val="21"/>
                        </w:rPr>
                        <m:t>o</m:t>
                      </m:r>
                    </m:sub>
                  </m:sSub>
                  <m:r>
                    <w:rPr>
                      <w:rFonts w:ascii="Cambria Math" w:hAnsi="Cambria Math"/>
                      <w:szCs w:val="21"/>
                    </w:rPr>
                    <m:t>'</m:t>
                  </m:r>
                </m:e>
                <m:sub>
                  <m:r>
                    <w:rPr>
                      <w:rFonts w:ascii="Cambria Math" w:hAnsi="Cambria Math"/>
                      <w:szCs w:val="21"/>
                    </w:rPr>
                    <m:t>pk</m:t>
                  </m:r>
                </m:sub>
              </m:sSub>
              <m: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w:rPr>
                          <w:rFonts w:ascii="Cambria Math" w:hAnsi="Cambria Math"/>
                          <w:szCs w:val="21"/>
                        </w:rPr>
                        <m:t>L</m:t>
                      </m:r>
                    </m:e>
                    <m:sub>
                      <m:sSub>
                        <m:sSubPr>
                          <m:ctrlPr>
                            <w:rPr>
                              <w:rFonts w:ascii="Cambria Math" w:hAnsi="Cambria Math"/>
                              <w:i/>
                              <w:szCs w:val="21"/>
                            </w:rPr>
                          </m:ctrlPr>
                        </m:sSubPr>
                        <m:e>
                          <m:r>
                            <w:rPr>
                              <w:rFonts w:ascii="Cambria Math" w:hAnsi="Cambria Math"/>
                              <w:szCs w:val="21"/>
                            </w:rPr>
                            <m:t>m</m:t>
                          </m:r>
                        </m:e>
                        <m:sub>
                          <m:r>
                            <w:rPr>
                              <w:rFonts w:ascii="Cambria Math" w:hAnsi="Cambria Math"/>
                              <w:szCs w:val="21"/>
                            </w:rPr>
                            <m:t>1</m:t>
                          </m:r>
                        </m:sub>
                      </m:sSub>
                    </m:sub>
                  </m:sSub>
                  <m:sSub>
                    <m:sSubPr>
                      <m:ctrlPr>
                        <w:rPr>
                          <w:rFonts w:ascii="Cambria Math" w:hAnsi="Cambria Math"/>
                          <w:i/>
                          <w:szCs w:val="21"/>
                        </w:rPr>
                      </m:ctrlPr>
                    </m:sSubPr>
                    <m:e>
                      <m:r>
                        <w:rPr>
                          <w:rFonts w:ascii="Cambria Math" w:hAnsi="Cambria Math"/>
                          <w:szCs w:val="21"/>
                        </w:rPr>
                        <m:t>i</m:t>
                      </m:r>
                    </m:e>
                    <m:sub>
                      <m:sSub>
                        <m:sSubPr>
                          <m:ctrlPr>
                            <w:rPr>
                              <w:rFonts w:ascii="Cambria Math" w:hAnsi="Cambria Math"/>
                              <w:i/>
                              <w:szCs w:val="21"/>
                            </w:rPr>
                          </m:ctrlPr>
                        </m:sSubPr>
                        <m:e>
                          <m:r>
                            <w:rPr>
                              <w:rFonts w:ascii="Cambria Math" w:hAnsi="Cambria Math"/>
                              <w:szCs w:val="21"/>
                            </w:rPr>
                            <m:t>S</m:t>
                          </m:r>
                        </m:e>
                        <m:sub>
                          <m:r>
                            <w:rPr>
                              <w:rFonts w:ascii="Cambria Math" w:hAnsi="Cambria Math"/>
                              <w:szCs w:val="21"/>
                            </w:rPr>
                            <m:t>1</m:t>
                          </m:r>
                        </m:sub>
                      </m:sSub>
                      <m:r>
                        <w:rPr>
                          <w:rFonts w:ascii="Cambria Math" w:hAnsi="Cambria Math"/>
                          <w:szCs w:val="21"/>
                        </w:rPr>
                        <m:t xml:space="preserve">, </m:t>
                      </m:r>
                      <m:r>
                        <w:rPr>
                          <w:rFonts w:ascii="Cambria Math" w:hAnsi="Cambria Math"/>
                          <w:szCs w:val="21"/>
                        </w:rPr>
                        <m:t>pk</m:t>
                      </m:r>
                    </m:sub>
                  </m:sSub>
                </m:num>
                <m:den>
                  <m:sSub>
                    <m:sSubPr>
                      <m:ctrlPr>
                        <w:rPr>
                          <w:rFonts w:ascii="Cambria Math" w:hAnsi="Cambria Math"/>
                          <w:i/>
                          <w:szCs w:val="21"/>
                        </w:rPr>
                      </m:ctrlPr>
                    </m:sSubPr>
                    <m:e>
                      <m:r>
                        <w:rPr>
                          <w:rFonts w:ascii="Cambria Math" w:hAnsi="Cambria Math"/>
                          <w:szCs w:val="21"/>
                        </w:rPr>
                        <m:t>N</m:t>
                      </m:r>
                    </m:e>
                    <m:sub>
                      <m:r>
                        <w:rPr>
                          <w:rFonts w:ascii="Cambria Math" w:hAnsi="Cambria Math"/>
                          <w:szCs w:val="21"/>
                        </w:rPr>
                        <m:t>12</m:t>
                      </m:r>
                    </m:sub>
                  </m:sSub>
                  <m:sSub>
                    <m:sSubPr>
                      <m:ctrlPr>
                        <w:rPr>
                          <w:rFonts w:ascii="Cambria Math" w:hAnsi="Cambria Math"/>
                          <w:i/>
                          <w:szCs w:val="21"/>
                        </w:rPr>
                      </m:ctrlPr>
                    </m:sSubPr>
                    <m:e>
                      <m:r>
                        <w:rPr>
                          <w:rFonts w:ascii="Cambria Math" w:hAnsi="Cambria Math"/>
                          <w:szCs w:val="21"/>
                        </w:rPr>
                        <m:t>A</m:t>
                      </m:r>
                    </m:e>
                    <m:sub>
                      <m:r>
                        <w:rPr>
                          <w:rFonts w:ascii="Cambria Math" w:hAnsi="Cambria Math"/>
                          <w:szCs w:val="21"/>
                        </w:rPr>
                        <m:t>o</m:t>
                      </m:r>
                    </m:sub>
                  </m:sSub>
                </m:den>
              </m:f>
              <m:r>
                <w:rPr>
                  <w:rFonts w:ascii="Cambria Math" w:hAnsi="Cambria Math"/>
                  <w:szCs w:val="21"/>
                </w:rPr>
                <m:t>#</m:t>
              </m:r>
              <m:d>
                <m:dPr>
                  <m:ctrlPr>
                    <w:rPr>
                      <w:rFonts w:ascii="Cambria Math" w:hAnsi="Cambria Math"/>
                      <w:i/>
                      <w:lang w:eastAsia="ja-JP"/>
                    </w:rPr>
                  </m:ctrlPr>
                </m:dPr>
                <m:e>
                  <m:r>
                    <w:rPr>
                      <w:rFonts w:ascii="Cambria Math" w:hAnsi="Cambria Math"/>
                      <w:lang w:eastAsia="ja-JP"/>
                    </w:rPr>
                    <m:t>2</m:t>
                  </m:r>
                </m:e>
              </m:d>
              <m:ctrlPr>
                <w:rPr>
                  <w:rFonts w:ascii="Cambria Math" w:hAnsi="Cambria Math"/>
                  <w:i/>
                  <w:iCs/>
                  <w:szCs w:val="21"/>
                </w:rPr>
              </m:ctrlPr>
            </m:e>
          </m:eqArr>
        </m:oMath>
      </m:oMathPara>
    </w:p>
    <w:p w14:paraId="2C87D0BF" w14:textId="36BD2E2B" w:rsidR="00700002" w:rsidRPr="002067EF" w:rsidRDefault="00700002" w:rsidP="002067EF">
      <w:pPr>
        <w:pStyle w:val="BodyText"/>
        <w:spacing w:after="0"/>
        <w:ind w:left="720"/>
        <w:jc w:val="both"/>
        <w:rPr>
          <w:lang w:eastAsia="ja-JP"/>
        </w:rPr>
      </w:pPr>
      <w:r w:rsidRPr="00B75751">
        <w:rPr>
          <w:lang w:eastAsia="ja-JP"/>
        </w:rPr>
        <w:t xml:space="preserve">with </w:t>
      </w:r>
      <w:r w:rsidRPr="00B75751">
        <w:rPr>
          <w:i/>
          <w:iCs/>
          <w:lang w:eastAsia="ja-JP"/>
        </w:rPr>
        <w:t>N</w:t>
      </w:r>
      <w:r w:rsidR="00A05E43" w:rsidRPr="00A05E43">
        <w:rPr>
          <w:vertAlign w:val="subscript"/>
          <w:lang w:eastAsia="ja-JP"/>
        </w:rPr>
        <w:t>12</w:t>
      </w:r>
      <w:r w:rsidRPr="00B75751">
        <w:rPr>
          <w:lang w:eastAsia="ja-JP"/>
        </w:rPr>
        <w:t xml:space="preserve"> as the number of turns in the primary side of the active transformer and </w:t>
      </w:r>
      <w:r w:rsidRPr="00B75751">
        <w:rPr>
          <w:i/>
          <w:iCs/>
          <w:lang w:eastAsia="ja-JP"/>
        </w:rPr>
        <w:t>A</w:t>
      </w:r>
      <w:r w:rsidR="002067EF">
        <w:rPr>
          <w:i/>
          <w:iCs/>
          <w:vertAlign w:val="subscript"/>
          <w:lang w:eastAsia="ja-JP"/>
        </w:rPr>
        <w:t>o</w:t>
      </w:r>
      <w:r w:rsidRPr="00B75751">
        <w:rPr>
          <w:lang w:eastAsia="ja-JP"/>
        </w:rPr>
        <w:t xml:space="preserve"> is the cross-sectional area of the </w:t>
      </w:r>
      <w:r w:rsidR="00E85C30">
        <w:rPr>
          <w:lang w:eastAsia="ja-JP"/>
        </w:rPr>
        <w:t>outer-</w:t>
      </w:r>
      <w:r w:rsidRPr="00B75751">
        <w:rPr>
          <w:lang w:eastAsia="ja-JP"/>
        </w:rPr>
        <w:t>le</w:t>
      </w:r>
      <w:r w:rsidR="00E85C30">
        <w:rPr>
          <w:lang w:eastAsia="ja-JP"/>
        </w:rPr>
        <w:t xml:space="preserve">g, where </w:t>
      </w:r>
      <w:del w:id="101" w:author="ROQUE Karl Raymond Dela Cruz" w:date="2026-01-02T17:08:00Z" w16du:dateUtc="2026-01-02T08:08:00Z">
        <w:r w:rsidR="002067EF" w:rsidDel="00C271C8">
          <w:rPr>
            <w:lang w:eastAsia="ja-JP"/>
          </w:rPr>
          <w:delText xml:space="preserve">the transformer </w:delText>
        </w:r>
      </w:del>
      <w:r w:rsidR="002067EF">
        <w:rPr>
          <w:i/>
          <w:iCs/>
          <w:lang w:eastAsia="ja-JP"/>
        </w:rPr>
        <w:t>N</w:t>
      </w:r>
      <w:r w:rsidR="002067EF" w:rsidRPr="002067EF">
        <w:rPr>
          <w:vertAlign w:val="subscript"/>
          <w:lang w:eastAsia="ja-JP"/>
        </w:rPr>
        <w:t>12</w:t>
      </w:r>
      <w:r w:rsidR="002067EF" w:rsidRPr="002067EF">
        <w:rPr>
          <w:lang w:eastAsia="ja-JP"/>
        </w:rPr>
        <w:t>-</w:t>
      </w:r>
      <w:r w:rsidR="002067EF">
        <w:rPr>
          <w:i/>
          <w:iCs/>
          <w:lang w:eastAsia="ja-JP"/>
        </w:rPr>
        <w:t>N</w:t>
      </w:r>
      <w:r w:rsidR="002067EF" w:rsidRPr="002067EF">
        <w:rPr>
          <w:vertAlign w:val="subscript"/>
          <w:lang w:eastAsia="ja-JP"/>
        </w:rPr>
        <w:t>34</w:t>
      </w:r>
      <w:r w:rsidR="002067EF">
        <w:rPr>
          <w:lang w:eastAsia="ja-JP"/>
        </w:rPr>
        <w:t xml:space="preserve"> is wound</w:t>
      </w:r>
      <w:r w:rsidRPr="00B75751">
        <w:rPr>
          <w:lang w:eastAsia="ja-JP"/>
        </w:rPr>
        <w:t xml:space="preserve">. </w:t>
      </w:r>
    </w:p>
    <w:p w14:paraId="1722C9A1" w14:textId="3A037BAA" w:rsidR="00700002" w:rsidRPr="00A66F7A"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r w:rsidRPr="003517AA">
        <w:rPr>
          <w:lang w:eastAsia="ja-JP"/>
        </w:rPr>
        <w:t>Mode 3</w:t>
      </w:r>
      <w:r w:rsidRPr="003517AA">
        <w:rPr>
          <w:i/>
          <w:iCs/>
          <w:lang w:eastAsia="ja-JP"/>
        </w:rPr>
        <w:t xml:space="preserve"> </w:t>
      </w:r>
      <w:r w:rsidRPr="003517AA">
        <w:rPr>
          <w:lang w:eastAsia="ja-JP"/>
        </w:rPr>
        <w:t>(</w:t>
      </w:r>
      <w:r w:rsidRPr="003517AA">
        <w:rPr>
          <w:i/>
          <w:iCs/>
          <w:lang w:eastAsia="ja-JP"/>
        </w:rPr>
        <w:t>t</w:t>
      </w:r>
      <w:r w:rsidRPr="003517AA">
        <w:rPr>
          <w:vertAlign w:val="subscript"/>
          <w:lang w:eastAsia="ja-JP"/>
        </w:rPr>
        <w:t xml:space="preserve">3 </w:t>
      </w:r>
      <w:r w:rsidRPr="003517AA">
        <w:rPr>
          <w:lang w:eastAsia="ja-JP"/>
        </w:rPr>
        <w:t xml:space="preserve">&lt; </w:t>
      </w:r>
      <w:r w:rsidRPr="003517AA">
        <w:rPr>
          <w:i/>
          <w:iCs/>
          <w:lang w:eastAsia="ja-JP"/>
        </w:rPr>
        <w:t xml:space="preserve">t </w:t>
      </w:r>
      <w:r w:rsidRPr="003517AA">
        <w:rPr>
          <w:lang w:eastAsia="ja-JP"/>
        </w:rPr>
        <w:t xml:space="preserve">&lt; </w:t>
      </w:r>
      <w:r w:rsidRPr="003517AA">
        <w:rPr>
          <w:i/>
          <w:iCs/>
          <w:lang w:eastAsia="ja-JP"/>
        </w:rPr>
        <w:t>t</w:t>
      </w:r>
      <w:r w:rsidRPr="003517AA">
        <w:rPr>
          <w:vertAlign w:val="subscript"/>
          <w:lang w:eastAsia="ja-JP"/>
        </w:rPr>
        <w:t>4</w:t>
      </w:r>
      <w:r w:rsidR="004F5411" w:rsidRPr="003517AA">
        <w:rPr>
          <w:rFonts w:eastAsia="Malgun Gothic"/>
          <w:color w:val="000000"/>
          <w:lang w:eastAsia="ko-KR"/>
        </w:rPr>
        <w:t>, Fig. 3(c)</w:t>
      </w:r>
      <w:r w:rsidRPr="003517AA">
        <w:rPr>
          <w:lang w:eastAsia="ja-JP"/>
        </w:rPr>
        <w:t>)</w:t>
      </w:r>
      <w:r w:rsidRPr="00B75751">
        <w:rPr>
          <w:lang w:eastAsia="ja-JP"/>
        </w:rPr>
        <w:t xml:space="preserve">: </w:t>
      </w:r>
      <w:r w:rsidR="002067EF">
        <w:rPr>
          <w:lang w:eastAsia="ja-JP"/>
        </w:rPr>
        <w:t xml:space="preserve">Mode 3 starts right after </w:t>
      </w:r>
      <w:del w:id="102" w:author="ROQUE Karl Raymond Dela Cruz" w:date="2026-01-02T17:08:00Z" w16du:dateUtc="2026-01-02T08:08:00Z">
        <w:r w:rsidR="002067EF" w:rsidDel="00C271C8">
          <w:rPr>
            <w:lang w:eastAsia="ja-JP"/>
          </w:rPr>
          <w:delText xml:space="preserve">transformer </w:delText>
        </w:r>
      </w:del>
      <w:r w:rsidR="002067EF">
        <w:rPr>
          <w:i/>
          <w:iCs/>
          <w:lang w:eastAsia="ja-JP"/>
        </w:rPr>
        <w:t>N</w:t>
      </w:r>
      <w:r w:rsidR="002067EF" w:rsidRPr="002067EF">
        <w:rPr>
          <w:vertAlign w:val="subscript"/>
          <w:lang w:eastAsia="ja-JP"/>
        </w:rPr>
        <w:t>12</w:t>
      </w:r>
      <w:r w:rsidR="002067EF" w:rsidRPr="002067EF">
        <w:rPr>
          <w:lang w:eastAsia="ja-JP"/>
        </w:rPr>
        <w:t>-</w:t>
      </w:r>
      <w:r w:rsidR="002067EF">
        <w:rPr>
          <w:i/>
          <w:iCs/>
          <w:lang w:eastAsia="ja-JP"/>
        </w:rPr>
        <w:t>N</w:t>
      </w:r>
      <w:r w:rsidR="002067EF" w:rsidRPr="002067EF">
        <w:rPr>
          <w:vertAlign w:val="subscript"/>
          <w:lang w:eastAsia="ja-JP"/>
        </w:rPr>
        <w:t>34</w:t>
      </w:r>
      <w:r w:rsidR="002067EF">
        <w:rPr>
          <w:vertAlign w:val="subscript"/>
          <w:lang w:eastAsia="ja-JP"/>
        </w:rPr>
        <w:t xml:space="preserve"> </w:t>
      </w:r>
      <w:r w:rsidR="002067EF">
        <w:rPr>
          <w:lang w:eastAsia="ja-JP"/>
        </w:rPr>
        <w:t xml:space="preserve">finishes charging. At </w:t>
      </w:r>
      <w:r w:rsidR="002067EF">
        <w:rPr>
          <w:i/>
          <w:iCs/>
          <w:lang w:eastAsia="ja-JP"/>
        </w:rPr>
        <w:t>t</w:t>
      </w:r>
      <w:r w:rsidR="002067EF" w:rsidRPr="002067EF">
        <w:rPr>
          <w:vertAlign w:val="subscript"/>
          <w:lang w:eastAsia="ja-JP"/>
        </w:rPr>
        <w:t>3</w:t>
      </w:r>
      <w:r w:rsidR="002067EF">
        <w:rPr>
          <w:lang w:eastAsia="ja-JP"/>
        </w:rPr>
        <w:t xml:space="preserve">, </w:t>
      </w:r>
      <w:r w:rsidRPr="00B75751">
        <w:rPr>
          <w:lang w:eastAsia="ja-JP"/>
        </w:rPr>
        <w:t xml:space="preserve">Switch </w:t>
      </w:r>
      <w:r w:rsidRPr="00700002">
        <w:rPr>
          <w:i/>
          <w:iCs/>
          <w:lang w:eastAsia="ja-JP"/>
        </w:rPr>
        <w:t>S</w:t>
      </w:r>
      <w:r w:rsidRPr="00700002">
        <w:rPr>
          <w:vertAlign w:val="subscript"/>
          <w:lang w:eastAsia="ja-JP"/>
        </w:rPr>
        <w:t>1</w:t>
      </w:r>
      <w:r w:rsidRPr="00B75751">
        <w:rPr>
          <w:lang w:eastAsia="ja-JP"/>
        </w:rPr>
        <w:t xml:space="preserve"> turns off, </w:t>
      </w:r>
      <w:r w:rsidR="008A519F" w:rsidRPr="008A519F">
        <w:rPr>
          <w:lang w:eastAsia="ja-JP"/>
        </w:rPr>
        <w:t xml:space="preserve">initiating the discharge phase of transformer </w:t>
      </w:r>
      <w:r w:rsidR="008A519F" w:rsidRPr="00700002">
        <w:rPr>
          <w:i/>
          <w:iCs/>
          <w:lang w:eastAsia="ja-JP"/>
        </w:rPr>
        <w:t>N</w:t>
      </w:r>
      <w:r w:rsidR="008A519F" w:rsidRPr="00700002">
        <w:rPr>
          <w:vertAlign w:val="subscript"/>
          <w:lang w:eastAsia="ja-JP"/>
        </w:rPr>
        <w:t>12</w:t>
      </w:r>
      <w:r w:rsidR="00C925E0">
        <w:rPr>
          <w:lang w:eastAsia="ja-JP"/>
        </w:rPr>
        <w:t>-</w:t>
      </w:r>
      <w:r w:rsidR="008A519F" w:rsidRPr="00700002">
        <w:rPr>
          <w:i/>
          <w:iCs/>
          <w:lang w:eastAsia="ja-JP"/>
        </w:rPr>
        <w:t>N</w:t>
      </w:r>
      <w:r w:rsidR="008A519F" w:rsidRPr="00700002">
        <w:rPr>
          <w:vertAlign w:val="subscript"/>
          <w:lang w:eastAsia="ja-JP"/>
        </w:rPr>
        <w:t>34</w:t>
      </w:r>
      <w:r w:rsidR="008A519F" w:rsidRPr="008A519F">
        <w:rPr>
          <w:lang w:eastAsia="ja-JP"/>
        </w:rPr>
        <w:t xml:space="preserve">. </w:t>
      </w:r>
      <w:r w:rsidR="002067EF">
        <w:rPr>
          <w:lang w:eastAsia="ja-JP"/>
        </w:rPr>
        <w:t>T</w:t>
      </w:r>
      <w:r w:rsidR="008A519F" w:rsidRPr="008A519F">
        <w:rPr>
          <w:lang w:eastAsia="ja-JP"/>
        </w:rPr>
        <w:t xml:space="preserve">he magnetizing current </w:t>
      </w:r>
      <w:r w:rsidR="008A519F" w:rsidRPr="00700002">
        <w:rPr>
          <w:i/>
          <w:iCs/>
          <w:lang w:eastAsia="ja-JP"/>
        </w:rPr>
        <w:t>i</w:t>
      </w:r>
      <w:r w:rsidR="008A519F" w:rsidRPr="00700002">
        <w:rPr>
          <w:i/>
          <w:iCs/>
          <w:vertAlign w:val="subscript"/>
          <w:lang w:eastAsia="ja-JP"/>
        </w:rPr>
        <w:t>Lm</w:t>
      </w:r>
      <w:r w:rsidR="008A519F" w:rsidRPr="00700002">
        <w:rPr>
          <w:vertAlign w:val="subscript"/>
          <w:lang w:eastAsia="ja-JP"/>
        </w:rPr>
        <w:t>1</w:t>
      </w:r>
      <w:r w:rsidR="008A519F" w:rsidRPr="00966016">
        <w:rPr>
          <w:lang w:eastAsia="ja-JP"/>
        </w:rPr>
        <w:t xml:space="preserve">, diode current </w:t>
      </w:r>
      <w:r w:rsidR="008A519F" w:rsidRPr="00700002">
        <w:rPr>
          <w:i/>
          <w:iCs/>
          <w:lang w:eastAsia="ja-JP"/>
        </w:rPr>
        <w:t>i</w:t>
      </w:r>
      <w:r w:rsidR="008A519F" w:rsidRPr="00700002">
        <w:rPr>
          <w:i/>
          <w:iCs/>
          <w:vertAlign w:val="subscript"/>
          <w:lang w:eastAsia="ja-JP"/>
        </w:rPr>
        <w:t>D</w:t>
      </w:r>
      <w:r w:rsidR="008A519F" w:rsidRPr="00700002">
        <w:rPr>
          <w:vertAlign w:val="subscript"/>
          <w:lang w:eastAsia="ja-JP"/>
        </w:rPr>
        <w:t>1</w:t>
      </w:r>
      <w:r w:rsidR="008A519F" w:rsidRPr="00966016">
        <w:rPr>
          <w:lang w:eastAsia="ja-JP"/>
        </w:rPr>
        <w:t xml:space="preserve">, and flux densities </w:t>
      </w:r>
      <w:r w:rsidR="008A519F" w:rsidRPr="00700002">
        <w:rPr>
          <w:i/>
          <w:iCs/>
          <w:lang w:eastAsia="ja-JP"/>
        </w:rPr>
        <w:t>B’</w:t>
      </w:r>
      <w:r w:rsidR="008A519F" w:rsidRPr="00700002">
        <w:rPr>
          <w:i/>
          <w:iCs/>
          <w:vertAlign w:val="subscript"/>
          <w:lang w:eastAsia="ja-JP"/>
        </w:rPr>
        <w:t>o</w:t>
      </w:r>
      <w:r w:rsidR="004233C5" w:rsidRPr="00700002">
        <w:rPr>
          <w:vertAlign w:val="subscript"/>
          <w:lang w:eastAsia="ja-JP"/>
        </w:rPr>
        <w:t>1</w:t>
      </w:r>
      <w:r w:rsidR="008A519F" w:rsidRPr="00966016">
        <w:rPr>
          <w:lang w:eastAsia="ja-JP"/>
        </w:rPr>
        <w:t xml:space="preserve"> and </w:t>
      </w:r>
      <w:r w:rsidR="008A519F" w:rsidRPr="00700002">
        <w:rPr>
          <w:i/>
          <w:iCs/>
          <w:lang w:eastAsia="ja-JP"/>
        </w:rPr>
        <w:t>B’</w:t>
      </w:r>
      <w:r w:rsidR="008A519F" w:rsidRPr="00700002">
        <w:rPr>
          <w:i/>
          <w:iCs/>
          <w:vertAlign w:val="subscript"/>
          <w:lang w:eastAsia="ja-JP"/>
        </w:rPr>
        <w:t>o</w:t>
      </w:r>
      <w:r w:rsidR="004233C5" w:rsidRPr="00700002">
        <w:rPr>
          <w:vertAlign w:val="subscript"/>
          <w:lang w:eastAsia="ja-JP"/>
        </w:rPr>
        <w:t>2</w:t>
      </w:r>
      <w:r w:rsidR="008A519F" w:rsidRPr="008A519F">
        <w:rPr>
          <w:lang w:eastAsia="ja-JP"/>
        </w:rPr>
        <w:t xml:space="preserve"> begin to decrease linearly. </w:t>
      </w:r>
      <w:r w:rsidR="00A56BE0">
        <w:rPr>
          <w:lang w:eastAsia="ja-JP"/>
        </w:rPr>
        <w:t>T</w:t>
      </w:r>
      <w:r w:rsidR="008A519F" w:rsidRPr="008A519F">
        <w:rPr>
          <w:lang w:eastAsia="ja-JP"/>
        </w:rPr>
        <w:t xml:space="preserve">ransformer </w:t>
      </w:r>
      <w:r w:rsidR="008A519F" w:rsidRPr="00700002">
        <w:rPr>
          <w:i/>
          <w:iCs/>
          <w:lang w:eastAsia="ja-JP"/>
        </w:rPr>
        <w:t>N</w:t>
      </w:r>
      <w:r w:rsidR="008A519F" w:rsidRPr="00700002">
        <w:rPr>
          <w:vertAlign w:val="subscript"/>
          <w:lang w:eastAsia="ja-JP"/>
        </w:rPr>
        <w:t>56</w:t>
      </w:r>
      <w:r w:rsidR="00C925E0">
        <w:rPr>
          <w:lang w:eastAsia="ja-JP"/>
        </w:rPr>
        <w:t>-</w:t>
      </w:r>
      <w:r w:rsidR="008A519F" w:rsidRPr="00700002">
        <w:rPr>
          <w:i/>
          <w:iCs/>
          <w:lang w:eastAsia="ja-JP"/>
        </w:rPr>
        <w:t>N</w:t>
      </w:r>
      <w:r w:rsidR="008A519F" w:rsidRPr="00700002">
        <w:rPr>
          <w:vertAlign w:val="subscript"/>
          <w:lang w:eastAsia="ja-JP"/>
        </w:rPr>
        <w:t>78</w:t>
      </w:r>
      <w:r w:rsidR="008A519F" w:rsidRPr="008A519F">
        <w:rPr>
          <w:lang w:eastAsia="ja-JP"/>
        </w:rPr>
        <w:t xml:space="preserve"> remains </w:t>
      </w:r>
      <w:r w:rsidR="00A56BE0">
        <w:rPr>
          <w:lang w:eastAsia="ja-JP"/>
        </w:rPr>
        <w:t>inactive in this period</w:t>
      </w:r>
      <w:r w:rsidR="008A519F" w:rsidRPr="008A519F">
        <w:rPr>
          <w:lang w:eastAsia="ja-JP"/>
        </w:rPr>
        <w:t>.</w:t>
      </w:r>
      <w:r w:rsidR="008A519F">
        <w:rPr>
          <w:lang w:eastAsia="ja-JP"/>
        </w:rPr>
        <w:t xml:space="preserve"> </w:t>
      </w:r>
    </w:p>
    <w:p w14:paraId="0C205F0B" w14:textId="77777777" w:rsidR="00A66F7A" w:rsidRDefault="00A66F7A" w:rsidP="00A66F7A">
      <w:pPr>
        <w:pStyle w:val="ListParagraph"/>
        <w:widowControl w:val="0"/>
        <w:pBdr>
          <w:top w:val="nil"/>
          <w:left w:val="nil"/>
          <w:bottom w:val="nil"/>
          <w:right w:val="nil"/>
          <w:between w:val="nil"/>
        </w:pBdr>
        <w:spacing w:line="252" w:lineRule="auto"/>
        <w:jc w:val="both"/>
        <w:rPr>
          <w:b/>
          <w:bCs/>
          <w:lang w:eastAsia="ja-JP"/>
        </w:rPr>
      </w:pPr>
    </w:p>
    <w:p w14:paraId="5D0D6025" w14:textId="1081113D" w:rsidR="00A66F7A" w:rsidRPr="0086081B" w:rsidRDefault="0086081B">
      <w:pPr>
        <w:widowControl w:val="0"/>
        <w:pBdr>
          <w:top w:val="nil"/>
          <w:left w:val="nil"/>
          <w:bottom w:val="nil"/>
          <w:right w:val="nil"/>
          <w:between w:val="nil"/>
        </w:pBdr>
        <w:spacing w:line="252" w:lineRule="auto"/>
        <w:jc w:val="both"/>
        <w:rPr>
          <w:lang w:val="x-none" w:eastAsia="ja-JP"/>
        </w:rPr>
        <w:pPrChange w:id="103" w:author="ROQUE Karl Raymond Dela Cruz" w:date="2026-01-02T15:46:00Z" w16du:dateUtc="2026-01-02T06:46:00Z">
          <w:pPr>
            <w:pStyle w:val="ListParagraph"/>
            <w:widowControl w:val="0"/>
            <w:pBdr>
              <w:top w:val="nil"/>
              <w:left w:val="nil"/>
              <w:bottom w:val="nil"/>
              <w:right w:val="nil"/>
              <w:between w:val="nil"/>
            </w:pBdr>
            <w:spacing w:line="252" w:lineRule="auto"/>
            <w:jc w:val="both"/>
          </w:pPr>
        </w:pPrChange>
      </w:pPr>
      <w:ins w:id="104" w:author="ROQUE Karl Raymond Dela Cruz" w:date="2026-01-02T15:48:00Z" w16du:dateUtc="2026-01-02T06:48:00Z">
        <w:r>
          <w:t xml:space="preserve">In Modes 1-3, the magnetomotive force and magnetic resistance of both outer legs are equal. </w:t>
        </w:r>
      </w:ins>
      <w:ins w:id="105" w:author="ROQUE Karl Raymond Dela Cruz" w:date="2026-01-02T15:49:00Z" w16du:dateUtc="2026-01-02T06:49:00Z">
        <w:r>
          <w:t>T</w:t>
        </w:r>
      </w:ins>
      <w:ins w:id="106" w:author="ROQUE Karl Raymond Dela Cruz" w:date="2026-01-02T15:48:00Z" w16du:dateUtc="2026-01-02T06:48:00Z">
        <w:r>
          <w:t>he magnetic flux in the center leg is canceled</w:t>
        </w:r>
      </w:ins>
      <w:ins w:id="107" w:author="ROQUE Karl Raymond Dela Cruz" w:date="2026-01-02T15:49:00Z" w16du:dateUtc="2026-01-02T06:49:00Z">
        <w:r>
          <w:t xml:space="preserve">. This </w:t>
        </w:r>
        <w:r w:rsidR="00E67952">
          <w:t>causes</w:t>
        </w:r>
      </w:ins>
      <w:ins w:id="108" w:author="ROQUE Karl Raymond Dela Cruz" w:date="2026-01-02T15:48:00Z" w16du:dateUtc="2026-01-02T06:48:00Z">
        <w:r>
          <w:t xml:space="preserve"> </w:t>
        </w:r>
      </w:ins>
      <w:ins w:id="109" w:author="ROQUE Karl Raymond Dela Cruz" w:date="2026-01-02T15:49:00Z" w16du:dateUtc="2026-01-02T06:49:00Z">
        <w:r w:rsidR="00E67952">
          <w:t>n</w:t>
        </w:r>
      </w:ins>
      <w:ins w:id="110" w:author="ROQUE Karl Raymond Dela Cruz" w:date="2026-01-02T15:48:00Z" w16du:dateUtc="2026-01-02T06:48:00Z">
        <w:r>
          <w:t xml:space="preserve">o electromotive force generated in </w:t>
        </w:r>
      </w:ins>
      <w:commentRangeStart w:id="111"/>
      <w:commentRangeStart w:id="112"/>
      <w:del w:id="113" w:author="ROQUE Karl Raymond Dela Cruz" w:date="2026-01-02T15:48:00Z" w16du:dateUtc="2026-01-02T06:48:00Z">
        <w:r w:rsidR="00A66F7A" w:rsidRPr="00B75751" w:rsidDel="0086081B">
          <w:rPr>
            <w:lang w:eastAsia="ja-JP"/>
          </w:rPr>
          <w:delText xml:space="preserve">For </w:delText>
        </w:r>
      </w:del>
      <w:commentRangeStart w:id="114"/>
      <w:del w:id="115" w:author="ROQUE Karl Raymond Dela Cruz" w:date="2026-01-02T15:38:00Z" w16du:dateUtc="2026-01-02T06:38:00Z">
        <w:r w:rsidR="00457FBC" w:rsidDel="003517AA">
          <w:rPr>
            <w:lang w:eastAsia="ja-JP"/>
          </w:rPr>
          <w:delText>m</w:delText>
        </w:r>
        <w:commentRangeEnd w:id="114"/>
        <w:r w:rsidR="00A60782" w:rsidDel="003517AA">
          <w:rPr>
            <w:rStyle w:val="CommentReference"/>
          </w:rPr>
          <w:commentReference w:id="114"/>
        </w:r>
        <w:r w:rsidR="00457FBC" w:rsidDel="003517AA">
          <w:rPr>
            <w:lang w:eastAsia="ja-JP"/>
          </w:rPr>
          <w:delText xml:space="preserve">odes </w:delText>
        </w:r>
      </w:del>
      <w:del w:id="116" w:author="ROQUE Karl Raymond Dela Cruz" w:date="2026-01-02T15:48:00Z" w16du:dateUtc="2026-01-02T06:48:00Z">
        <w:r w:rsidR="00457FBC" w:rsidDel="0086081B">
          <w:rPr>
            <w:lang w:eastAsia="ja-JP"/>
          </w:rPr>
          <w:delText xml:space="preserve">1-3, </w:delText>
        </w:r>
      </w:del>
      <w:del w:id="117" w:author="ROQUE Karl Raymond Dela Cruz" w:date="2026-01-02T15:38:00Z" w16du:dateUtc="2026-01-02T06:38:00Z">
        <w:r w:rsidR="00A60782" w:rsidRPr="0086081B" w:rsidDel="002E04FE">
          <w:rPr>
            <w:rFonts w:eastAsia="Malgun Gothic" w:hint="eastAsia"/>
            <w:lang w:eastAsia="ko-KR"/>
          </w:rPr>
          <w:delText>during</w:delText>
        </w:r>
        <w:r w:rsidR="00457FBC" w:rsidDel="002E04FE">
          <w:rPr>
            <w:lang w:eastAsia="ja-JP"/>
          </w:rPr>
          <w:delText xml:space="preserve"> the</w:delText>
        </w:r>
        <w:r w:rsidR="00A66F7A" w:rsidRPr="00B75751" w:rsidDel="002E04FE">
          <w:rPr>
            <w:lang w:eastAsia="ja-JP"/>
          </w:rPr>
          <w:delText xml:space="preserve"> positive cycle, </w:delText>
        </w:r>
      </w:del>
      <w:del w:id="118" w:author="ROQUE Karl Raymond Dela Cruz" w:date="2026-01-02T15:48:00Z" w16du:dateUtc="2026-01-02T06:48:00Z">
        <w:r w:rsidR="00A66F7A" w:rsidRPr="00B75751" w:rsidDel="0086081B">
          <w:rPr>
            <w:lang w:eastAsia="ja-JP"/>
          </w:rPr>
          <w:delText>the</w:delText>
        </w:r>
        <w:r w:rsidR="00A66F7A" w:rsidDel="0086081B">
          <w:rPr>
            <w:lang w:eastAsia="ja-JP"/>
          </w:rPr>
          <w:delText xml:space="preserve"> </w:delText>
        </w:r>
        <w:r w:rsidR="00A66F7A" w:rsidRPr="00B75751" w:rsidDel="0086081B">
          <w:rPr>
            <w:lang w:eastAsia="ja-JP"/>
          </w:rPr>
          <w:delText xml:space="preserve">magnetomotive force and magnetic resistance of both outer legs are equal, </w:delText>
        </w:r>
        <w:r w:rsidR="00096646" w:rsidRPr="0086081B" w:rsidDel="0086081B">
          <w:rPr>
            <w:rFonts w:eastAsia="Malgun Gothic" w:hint="eastAsia"/>
            <w:lang w:eastAsia="ko-KR"/>
          </w:rPr>
          <w:delText xml:space="preserve">causing </w:delText>
        </w:r>
        <w:r w:rsidR="00A66F7A" w:rsidRPr="00B75751" w:rsidDel="0086081B">
          <w:rPr>
            <w:lang w:eastAsia="ja-JP"/>
          </w:rPr>
          <w:delText>the magnetic flux flowing to the center leg is canceled</w:delText>
        </w:r>
        <w:r w:rsidR="00096646" w:rsidRPr="0086081B" w:rsidDel="0086081B">
          <w:rPr>
            <w:rFonts w:eastAsia="Malgun Gothic" w:hint="eastAsia"/>
            <w:lang w:eastAsia="ko-KR"/>
          </w:rPr>
          <w:delText>.</w:delText>
        </w:r>
      </w:del>
      <w:del w:id="119" w:author="ROQUE Karl Raymond Dela Cruz" w:date="2026-01-02T15:49:00Z" w16du:dateUtc="2026-01-02T06:49:00Z">
        <w:r w:rsidR="00096646" w:rsidDel="00E67952">
          <w:rPr>
            <w:lang w:eastAsia="ja-JP"/>
          </w:rPr>
          <w:delText xml:space="preserve"> </w:delText>
        </w:r>
        <w:r w:rsidR="005F4643" w:rsidRPr="0086081B" w:rsidDel="00E67952">
          <w:rPr>
            <w:rFonts w:eastAsia="Malgun Gothic" w:hint="eastAsia"/>
            <w:lang w:eastAsia="ko-KR"/>
          </w:rPr>
          <w:delText xml:space="preserve">This </w:delText>
        </w:r>
        <w:r w:rsidR="00A66F7A" w:rsidRPr="0086081B" w:rsidDel="00E67952">
          <w:rPr>
            <w:lang w:val="x-none" w:eastAsia="ja-JP"/>
          </w:rPr>
          <w:delText>result</w:delText>
        </w:r>
        <w:r w:rsidR="005F4643" w:rsidRPr="0086081B" w:rsidDel="00E67952">
          <w:rPr>
            <w:rFonts w:eastAsia="Malgun Gothic" w:hint="eastAsia"/>
            <w:lang w:val="x-none" w:eastAsia="ko-KR"/>
          </w:rPr>
          <w:delText>s</w:delText>
        </w:r>
        <w:r w:rsidR="00A66F7A" w:rsidRPr="0086081B" w:rsidDel="00E67952">
          <w:rPr>
            <w:lang w:val="x-none" w:eastAsia="ja-JP"/>
          </w:rPr>
          <w:delText xml:space="preserve"> in no electromotive force being generated in transformer </w:delText>
        </w:r>
      </w:del>
      <w:r w:rsidR="00A66F7A" w:rsidRPr="0086081B">
        <w:rPr>
          <w:i/>
          <w:iCs/>
          <w:lang w:val="x-none" w:eastAsia="ja-JP"/>
        </w:rPr>
        <w:t>N</w:t>
      </w:r>
      <w:r w:rsidR="00A66F7A" w:rsidRPr="0086081B">
        <w:rPr>
          <w:vertAlign w:val="subscript"/>
          <w:lang w:val="x-none" w:eastAsia="ja-JP"/>
        </w:rPr>
        <w:t>56</w:t>
      </w:r>
      <w:r w:rsidR="00A66F7A" w:rsidRPr="0086081B">
        <w:rPr>
          <w:lang w:val="x-none" w:eastAsia="ja-JP"/>
        </w:rPr>
        <w:t>-</w:t>
      </w:r>
      <w:r w:rsidR="00A66F7A" w:rsidRPr="0086081B">
        <w:rPr>
          <w:i/>
          <w:iCs/>
          <w:lang w:val="x-none" w:eastAsia="ja-JP"/>
        </w:rPr>
        <w:t>N</w:t>
      </w:r>
      <w:r w:rsidR="00A66F7A" w:rsidRPr="0086081B">
        <w:rPr>
          <w:vertAlign w:val="subscript"/>
          <w:lang w:val="x-none" w:eastAsia="ja-JP"/>
        </w:rPr>
        <w:t>78</w:t>
      </w:r>
      <w:r w:rsidR="00A66F7A" w:rsidRPr="0086081B">
        <w:rPr>
          <w:lang w:val="x-none" w:eastAsia="ja-JP"/>
        </w:rPr>
        <w:t xml:space="preserve">. </w:t>
      </w:r>
      <w:commentRangeEnd w:id="111"/>
      <w:r w:rsidR="00B23F37">
        <w:rPr>
          <w:rStyle w:val="CommentReference"/>
        </w:rPr>
        <w:commentReference w:id="111"/>
      </w:r>
      <w:commentRangeEnd w:id="112"/>
      <w:r w:rsidR="00F6557B">
        <w:rPr>
          <w:rStyle w:val="CommentReference"/>
        </w:rPr>
        <w:commentReference w:id="112"/>
      </w:r>
      <w:r w:rsidR="00A66F7A" w:rsidRPr="0086081B">
        <w:rPr>
          <w:lang w:val="x-none" w:eastAsia="ja-JP"/>
        </w:rPr>
        <w:t>Therefore, the transformer formed by the outer legs operate</w:t>
      </w:r>
      <w:r w:rsidR="00A66F7A" w:rsidRPr="0086081B">
        <w:rPr>
          <w:rFonts w:eastAsia="Malgun Gothic" w:hint="eastAsia"/>
          <w:lang w:val="x-none" w:eastAsia="ko-KR"/>
        </w:rPr>
        <w:t>s</w:t>
      </w:r>
      <w:r w:rsidR="00A66F7A" w:rsidRPr="0086081B">
        <w:rPr>
          <w:lang w:val="x-none" w:eastAsia="ja-JP"/>
        </w:rPr>
        <w:t xml:space="preserve"> independently from the transformer in the center leg</w:t>
      </w:r>
      <w:del w:id="120" w:author="ROQUE Karl Raymond Dela Cruz" w:date="2026-01-02T15:50:00Z" w16du:dateUtc="2026-01-02T06:50:00Z">
        <w:r w:rsidR="00A66F7A" w:rsidRPr="0086081B" w:rsidDel="00E67952">
          <w:rPr>
            <w:lang w:val="x-none" w:eastAsia="ja-JP"/>
          </w:rPr>
          <w:delText xml:space="preserve">, </w:delText>
        </w:r>
        <w:commentRangeStart w:id="121"/>
        <w:r w:rsidR="00A66F7A" w:rsidRPr="0086081B" w:rsidDel="00E67952">
          <w:rPr>
            <w:lang w:val="x-none" w:eastAsia="ja-JP"/>
          </w:rPr>
          <w:delText>and</w:delText>
        </w:r>
        <w:commentRangeEnd w:id="121"/>
        <w:r w:rsidR="00A66F7A" w:rsidDel="00E67952">
          <w:rPr>
            <w:rStyle w:val="CommentReference"/>
          </w:rPr>
          <w:commentReference w:id="121"/>
        </w:r>
      </w:del>
      <w:ins w:id="122" w:author="ROQUE Karl Raymond Dela Cruz" w:date="2026-01-02T15:50:00Z" w16du:dateUtc="2026-01-02T06:50:00Z">
        <w:r w:rsidR="00E67952">
          <w:rPr>
            <w:lang w:val="x-none" w:eastAsia="ja-JP"/>
          </w:rPr>
          <w:t>.</w:t>
        </w:r>
      </w:ins>
      <w:r w:rsidR="00A66F7A" w:rsidRPr="0086081B">
        <w:rPr>
          <w:lang w:val="x-none" w:eastAsia="ja-JP"/>
        </w:rPr>
        <w:t xml:space="preserve"> </w:t>
      </w:r>
      <w:del w:id="123" w:author="ROQUE Karl Raymond Dela Cruz" w:date="2026-01-02T15:50:00Z" w16du:dateUtc="2026-01-02T06:50:00Z">
        <w:r w:rsidR="00A66F7A" w:rsidRPr="0086081B" w:rsidDel="00E67952">
          <w:rPr>
            <w:lang w:val="x-none" w:eastAsia="ja-JP"/>
          </w:rPr>
          <w:delText xml:space="preserve">the </w:delText>
        </w:r>
      </w:del>
      <w:ins w:id="124" w:author="ROQUE Karl Raymond Dela Cruz" w:date="2026-01-02T15:50:00Z" w16du:dateUtc="2026-01-02T06:50:00Z">
        <w:r w:rsidR="00E67952">
          <w:rPr>
            <w:lang w:val="x-none" w:eastAsia="ja-JP"/>
          </w:rPr>
          <w:t>T</w:t>
        </w:r>
        <w:r w:rsidR="00E67952" w:rsidRPr="0086081B">
          <w:rPr>
            <w:lang w:val="x-none" w:eastAsia="ja-JP"/>
          </w:rPr>
          <w:t xml:space="preserve">he </w:t>
        </w:r>
      </w:ins>
      <w:r w:rsidR="00A66F7A" w:rsidRPr="0086081B">
        <w:rPr>
          <w:lang w:val="x-none" w:eastAsia="ja-JP"/>
        </w:rPr>
        <w:t>integrated transformer is equivalent to that of Fig. 5(b)</w:t>
      </w:r>
      <w:ins w:id="125" w:author="ROQUE Karl Raymond Dela Cruz" w:date="2026-01-02T15:50:00Z" w16du:dateUtc="2026-01-02T06:50:00Z">
        <w:r w:rsidR="00E67952">
          <w:rPr>
            <w:lang w:val="x-none" w:eastAsia="ja-JP"/>
          </w:rPr>
          <w:t xml:space="preserve"> and its</w:t>
        </w:r>
      </w:ins>
      <w:del w:id="126" w:author="ROQUE Karl Raymond Dela Cruz" w:date="2026-01-02T15:50:00Z" w16du:dateUtc="2026-01-02T06:50:00Z">
        <w:r w:rsidR="00A66F7A" w:rsidRPr="0086081B" w:rsidDel="00E67952">
          <w:rPr>
            <w:lang w:val="x-none" w:eastAsia="ja-JP"/>
          </w:rPr>
          <w:delText>. The</w:delText>
        </w:r>
      </w:del>
      <w:r w:rsidR="00A66F7A" w:rsidRPr="0086081B">
        <w:rPr>
          <w:lang w:val="x-none" w:eastAsia="ja-JP"/>
        </w:rPr>
        <w:t xml:space="preserve"> equivalent magnetic circuit </w:t>
      </w:r>
      <w:del w:id="127" w:author="ROQUE Karl Raymond Dela Cruz" w:date="2026-01-02T15:50:00Z" w16du:dateUtc="2026-01-02T06:50:00Z">
        <w:r w:rsidR="00A66F7A" w:rsidRPr="0086081B" w:rsidDel="00E67952">
          <w:rPr>
            <w:lang w:val="x-none" w:eastAsia="ja-JP"/>
          </w:rPr>
          <w:delText xml:space="preserve">for this case </w:delText>
        </w:r>
      </w:del>
      <w:r w:rsidR="00A66F7A" w:rsidRPr="0086081B">
        <w:rPr>
          <w:lang w:val="x-none" w:eastAsia="ja-JP"/>
        </w:rPr>
        <w:t>is shown in Fig. 6(a).</w:t>
      </w:r>
    </w:p>
    <w:p w14:paraId="706EDF71" w14:textId="77777777" w:rsidR="00A66F7A" w:rsidRPr="00700002" w:rsidRDefault="00A66F7A" w:rsidP="00A66F7A">
      <w:pPr>
        <w:pStyle w:val="ListParagraph"/>
        <w:widowControl w:val="0"/>
        <w:pBdr>
          <w:top w:val="nil"/>
          <w:left w:val="nil"/>
          <w:bottom w:val="nil"/>
          <w:right w:val="nil"/>
          <w:between w:val="nil"/>
        </w:pBdr>
        <w:spacing w:line="252" w:lineRule="auto"/>
        <w:jc w:val="both"/>
        <w:rPr>
          <w:color w:val="000000"/>
        </w:rPr>
      </w:pPr>
    </w:p>
    <w:p w14:paraId="39ED2A26" w14:textId="19FE389C" w:rsidR="00700002" w:rsidRPr="00700002"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commentRangeStart w:id="128"/>
      <w:r w:rsidRPr="002E04FE">
        <w:rPr>
          <w:lang w:eastAsia="ja-JP"/>
        </w:rPr>
        <w:t>Mode 4 (</w:t>
      </w:r>
      <w:r w:rsidRPr="002E04FE">
        <w:rPr>
          <w:i/>
          <w:iCs/>
          <w:lang w:eastAsia="ja-JP"/>
        </w:rPr>
        <w:t>t</w:t>
      </w:r>
      <w:r w:rsidRPr="002E04FE">
        <w:rPr>
          <w:vertAlign w:val="subscript"/>
          <w:lang w:eastAsia="ja-JP"/>
        </w:rPr>
        <w:t xml:space="preserve">4 </w:t>
      </w:r>
      <w:r w:rsidRPr="002E04FE">
        <w:rPr>
          <w:lang w:eastAsia="ja-JP"/>
        </w:rPr>
        <w:t xml:space="preserve">&lt; </w:t>
      </w:r>
      <w:r w:rsidRPr="002E04FE">
        <w:rPr>
          <w:i/>
          <w:iCs/>
          <w:lang w:eastAsia="ja-JP"/>
        </w:rPr>
        <w:t xml:space="preserve">t </w:t>
      </w:r>
      <w:r w:rsidRPr="002E04FE">
        <w:rPr>
          <w:lang w:eastAsia="ja-JP"/>
        </w:rPr>
        <w:t xml:space="preserve">&lt; </w:t>
      </w:r>
      <w:r w:rsidRPr="002E04FE">
        <w:rPr>
          <w:i/>
          <w:iCs/>
          <w:lang w:eastAsia="ja-JP"/>
        </w:rPr>
        <w:t>t</w:t>
      </w:r>
      <w:r w:rsidRPr="002E04FE">
        <w:rPr>
          <w:vertAlign w:val="subscript"/>
          <w:lang w:eastAsia="ja-JP"/>
        </w:rPr>
        <w:t>5</w:t>
      </w:r>
      <w:r w:rsidR="004F5411" w:rsidRPr="002E04FE">
        <w:rPr>
          <w:rFonts w:eastAsia="Malgun Gothic"/>
          <w:color w:val="000000"/>
          <w:lang w:eastAsia="ko-KR"/>
        </w:rPr>
        <w:t>, Fig. 3(d)</w:t>
      </w:r>
      <w:r w:rsidRPr="002E04FE">
        <w:rPr>
          <w:lang w:eastAsia="ja-JP"/>
        </w:rPr>
        <w:t>)</w:t>
      </w:r>
      <w:r w:rsidRPr="00B75751">
        <w:rPr>
          <w:lang w:eastAsia="ja-JP"/>
        </w:rPr>
        <w:t xml:space="preserve">: </w:t>
      </w:r>
      <w:ins w:id="129" w:author="ROQUE Karl Raymond Dela Cruz" w:date="2026-01-02T15:56:00Z" w16du:dateUtc="2026-01-02T06:56:00Z">
        <w:r w:rsidR="00E67952">
          <w:t xml:space="preserve">Mode 4 operates similarly to the positive cycle. </w:t>
        </w:r>
      </w:ins>
      <w:del w:id="130" w:author="ROQUE Karl Raymond Dela Cruz" w:date="2026-01-02T15:56:00Z" w16du:dateUtc="2026-01-02T06:56:00Z">
        <w:r w:rsidR="004C3C7A" w:rsidDel="00E67952">
          <w:rPr>
            <w:lang w:eastAsia="ja-JP"/>
          </w:rPr>
          <w:delText xml:space="preserve">Similar to the positive cycle, </w:delText>
        </w:r>
      </w:del>
      <w:ins w:id="131" w:author="ROQUE Karl Raymond Dela Cruz" w:date="2026-01-02T15:56:00Z" w16du:dateUtc="2026-01-02T06:56:00Z">
        <w:r w:rsidR="00E67952">
          <w:rPr>
            <w:lang w:eastAsia="ja-JP"/>
          </w:rPr>
          <w:t>Switch</w:t>
        </w:r>
      </w:ins>
      <w:r w:rsidR="00700002">
        <w:rPr>
          <w:lang w:eastAsia="ja-JP"/>
        </w:rPr>
        <w:t xml:space="preserve"> </w:t>
      </w:r>
      <w:r w:rsidR="003A378E" w:rsidRPr="00700002">
        <w:rPr>
          <w:i/>
          <w:iCs/>
          <w:lang w:eastAsia="ja-JP"/>
        </w:rPr>
        <w:t>S</w:t>
      </w:r>
      <w:r w:rsidR="003A378E" w:rsidRPr="00700002">
        <w:rPr>
          <w:vertAlign w:val="subscript"/>
          <w:lang w:eastAsia="ja-JP"/>
        </w:rPr>
        <w:t>2</w:t>
      </w:r>
      <w:r w:rsidR="003A378E" w:rsidRPr="003A378E">
        <w:rPr>
          <w:lang w:eastAsia="ja-JP"/>
        </w:rPr>
        <w:t xml:space="preserve"> </w:t>
      </w:r>
      <w:r w:rsidR="00700002">
        <w:rPr>
          <w:lang w:eastAsia="ja-JP"/>
        </w:rPr>
        <w:t xml:space="preserve">turns </w:t>
      </w:r>
      <w:r w:rsidR="003A378E" w:rsidRPr="003A378E">
        <w:rPr>
          <w:lang w:eastAsia="ja-JP"/>
        </w:rPr>
        <w:t xml:space="preserve">on </w:t>
      </w:r>
      <w:ins w:id="132" w:author="ROQUE Karl Raymond Dela Cruz" w:date="2026-01-02T15:56:00Z" w16du:dateUtc="2026-01-02T06:56:00Z">
        <w:r w:rsidR="00E67952">
          <w:rPr>
            <w:lang w:eastAsia="ja-JP"/>
          </w:rPr>
          <w:t xml:space="preserve">at </w:t>
        </w:r>
      </w:ins>
      <w:del w:id="133" w:author="ROQUE Karl Raymond Dela Cruz" w:date="2026-01-02T15:56:00Z" w16du:dateUtc="2026-01-02T06:56:00Z">
        <w:r w:rsidR="003A378E" w:rsidRPr="003A378E" w:rsidDel="00E67952">
          <w:rPr>
            <w:lang w:eastAsia="ja-JP"/>
          </w:rPr>
          <w:delText xml:space="preserve">and </w:delText>
        </w:r>
        <w:r w:rsidR="003A378E" w:rsidRPr="00700002" w:rsidDel="00E67952">
          <w:rPr>
            <w:i/>
            <w:iCs/>
            <w:lang w:eastAsia="ja-JP"/>
          </w:rPr>
          <w:delText>S</w:delText>
        </w:r>
        <w:r w:rsidR="003A378E" w:rsidRPr="00700002" w:rsidDel="00E67952">
          <w:rPr>
            <w:vertAlign w:val="subscript"/>
            <w:lang w:eastAsia="ja-JP"/>
          </w:rPr>
          <w:delText>1</w:delText>
        </w:r>
        <w:r w:rsidR="003A378E" w:rsidRPr="003A378E" w:rsidDel="00E67952">
          <w:rPr>
            <w:lang w:eastAsia="ja-JP"/>
          </w:rPr>
          <w:delText xml:space="preserve"> </w:delText>
        </w:r>
        <w:r w:rsidR="00700002" w:rsidDel="00E67952">
          <w:rPr>
            <w:lang w:eastAsia="ja-JP"/>
          </w:rPr>
          <w:delText xml:space="preserve">remains </w:delText>
        </w:r>
        <w:r w:rsidR="003A378E" w:rsidRPr="003A378E" w:rsidDel="00E67952">
          <w:rPr>
            <w:lang w:eastAsia="ja-JP"/>
          </w:rPr>
          <w:delText>off</w:delText>
        </w:r>
        <w:r w:rsidR="001E7017" w:rsidDel="00E67952">
          <w:rPr>
            <w:rFonts w:eastAsia="Malgun Gothic" w:hint="eastAsia"/>
            <w:lang w:eastAsia="ko-KR"/>
          </w:rPr>
          <w:delText xml:space="preserve"> </w:delText>
        </w:r>
        <w:r w:rsidR="001E7017" w:rsidDel="00E67952">
          <w:rPr>
            <w:lang w:eastAsia="ja-JP"/>
          </w:rPr>
          <w:delText xml:space="preserve">at </w:delText>
        </w:r>
      </w:del>
      <w:r w:rsidR="001E7017">
        <w:rPr>
          <w:i/>
          <w:iCs/>
          <w:lang w:eastAsia="ja-JP"/>
        </w:rPr>
        <w:t>t</w:t>
      </w:r>
      <w:r w:rsidR="001E7017">
        <w:rPr>
          <w:vertAlign w:val="subscript"/>
          <w:lang w:eastAsia="ja-JP"/>
        </w:rPr>
        <w:t>4</w:t>
      </w:r>
      <w:r w:rsidR="00700002">
        <w:rPr>
          <w:lang w:eastAsia="ja-JP"/>
        </w:rPr>
        <w:t>.</w:t>
      </w:r>
      <w:r w:rsidR="004C3C7A">
        <w:rPr>
          <w:lang w:eastAsia="ja-JP"/>
        </w:rPr>
        <w:t xml:space="preserve"> T</w:t>
      </w:r>
      <w:r w:rsidR="004C3C7A" w:rsidRPr="00B75751">
        <w:rPr>
          <w:lang w:eastAsia="ja-JP"/>
        </w:rPr>
        <w:t xml:space="preserve">ransformer </w:t>
      </w:r>
      <w:r w:rsidR="004C3C7A" w:rsidRPr="00700002">
        <w:rPr>
          <w:i/>
          <w:iCs/>
          <w:lang w:eastAsia="ja-JP"/>
        </w:rPr>
        <w:t>N</w:t>
      </w:r>
      <w:r w:rsidR="004C3C7A" w:rsidRPr="00700002">
        <w:rPr>
          <w:vertAlign w:val="subscript"/>
          <w:lang w:eastAsia="ja-JP"/>
        </w:rPr>
        <w:t>56</w:t>
      </w:r>
      <w:r w:rsidR="004C3C7A" w:rsidRPr="00B75751">
        <w:rPr>
          <w:lang w:eastAsia="ja-JP"/>
        </w:rPr>
        <w:t>-</w:t>
      </w:r>
      <w:r w:rsidR="004C3C7A" w:rsidRPr="00700002">
        <w:rPr>
          <w:i/>
          <w:iCs/>
          <w:lang w:eastAsia="ja-JP"/>
        </w:rPr>
        <w:t>N</w:t>
      </w:r>
      <w:r w:rsidR="004C3C7A" w:rsidRPr="00700002">
        <w:rPr>
          <w:vertAlign w:val="subscript"/>
          <w:lang w:eastAsia="ja-JP"/>
        </w:rPr>
        <w:t>78</w:t>
      </w:r>
      <w:r w:rsidR="004C3C7A" w:rsidRPr="00B75751">
        <w:rPr>
          <w:lang w:eastAsia="ja-JP"/>
        </w:rPr>
        <w:t xml:space="preserve"> </w:t>
      </w:r>
      <w:r w:rsidR="004C3C7A">
        <w:rPr>
          <w:lang w:eastAsia="ja-JP"/>
        </w:rPr>
        <w:t>stores energy</w:t>
      </w:r>
      <w:r w:rsidR="004C3C7A" w:rsidRPr="00B75751">
        <w:rPr>
          <w:lang w:eastAsia="ja-JP"/>
        </w:rPr>
        <w:t xml:space="preserve"> in its magnetizing inductance</w:t>
      </w:r>
      <w:r w:rsidR="004C3C7A">
        <w:rPr>
          <w:lang w:eastAsia="ja-JP"/>
        </w:rPr>
        <w:t xml:space="preserve">. </w:t>
      </w:r>
      <w:del w:id="134" w:author="ROQUE Karl Raymond Dela Cruz" w:date="2026-01-02T15:56:00Z" w16du:dateUtc="2026-01-02T06:56:00Z">
        <w:r w:rsidR="004C3C7A" w:rsidDel="00E67952">
          <w:rPr>
            <w:lang w:eastAsia="ja-JP"/>
          </w:rPr>
          <w:delText>I</w:delText>
        </w:r>
        <w:r w:rsidR="004C3C7A" w:rsidRPr="00B75751" w:rsidDel="00E67952">
          <w:rPr>
            <w:lang w:eastAsia="ja-JP"/>
          </w:rPr>
          <w:delText>ts c</w:delText>
        </w:r>
      </w:del>
      <w:ins w:id="135" w:author="ROQUE Karl Raymond Dela Cruz" w:date="2026-01-02T15:56:00Z" w16du:dateUtc="2026-01-02T06:56:00Z">
        <w:r w:rsidR="00E67952">
          <w:rPr>
            <w:lang w:eastAsia="ja-JP"/>
          </w:rPr>
          <w:t>C</w:t>
        </w:r>
      </w:ins>
      <w:r w:rsidR="004C3C7A" w:rsidRPr="00B75751">
        <w:rPr>
          <w:lang w:eastAsia="ja-JP"/>
        </w:rPr>
        <w:t xml:space="preserve">urrent </w:t>
      </w:r>
      <w:r w:rsidR="004C3C7A" w:rsidRPr="00700002">
        <w:rPr>
          <w:i/>
          <w:iCs/>
          <w:lang w:eastAsia="ja-JP"/>
        </w:rPr>
        <w:t>i</w:t>
      </w:r>
      <w:r w:rsidR="004C3C7A" w:rsidRPr="00700002">
        <w:rPr>
          <w:i/>
          <w:iCs/>
          <w:vertAlign w:val="subscript"/>
          <w:lang w:eastAsia="ja-JP"/>
        </w:rPr>
        <w:t>Lm</w:t>
      </w:r>
      <w:r w:rsidR="004C3C7A" w:rsidRPr="00700002">
        <w:rPr>
          <w:vertAlign w:val="subscript"/>
          <w:lang w:eastAsia="ja-JP"/>
        </w:rPr>
        <w:t xml:space="preserve">2 </w:t>
      </w:r>
      <w:r w:rsidR="004C3C7A" w:rsidRPr="00B75751">
        <w:rPr>
          <w:lang w:eastAsia="ja-JP"/>
        </w:rPr>
        <w:t>and</w:t>
      </w:r>
      <w:r w:rsidR="004C3C7A" w:rsidRPr="00B75751" w:rsidDel="005B57A8">
        <w:rPr>
          <w:lang w:eastAsia="ja-JP"/>
        </w:rPr>
        <w:t xml:space="preserve"> </w:t>
      </w:r>
      <w:del w:id="136" w:author="ROQUE Karl Raymond Dela Cruz" w:date="2026-01-02T15:57:00Z" w16du:dateUtc="2026-01-02T06:57:00Z">
        <w:r w:rsidR="004C3C7A" w:rsidRPr="00B75751" w:rsidDel="00E67952">
          <w:rPr>
            <w:lang w:eastAsia="ja-JP"/>
          </w:rPr>
          <w:delText xml:space="preserve">the corresponding flux densities </w:delText>
        </w:r>
      </w:del>
      <w:r w:rsidR="004C3C7A" w:rsidRPr="00700002">
        <w:rPr>
          <w:i/>
          <w:iCs/>
          <w:lang w:eastAsia="ja-JP"/>
        </w:rPr>
        <w:t>B’’</w:t>
      </w:r>
      <w:r w:rsidR="004C3C7A" w:rsidRPr="00700002">
        <w:rPr>
          <w:i/>
          <w:iCs/>
          <w:vertAlign w:val="subscript"/>
          <w:lang w:eastAsia="ja-JP"/>
        </w:rPr>
        <w:t>o</w:t>
      </w:r>
      <w:r w:rsidR="004C3C7A" w:rsidRPr="00700002">
        <w:rPr>
          <w:vertAlign w:val="subscript"/>
          <w:lang w:eastAsia="ja-JP"/>
        </w:rPr>
        <w:t>1</w:t>
      </w:r>
      <w:r w:rsidR="004C3C7A">
        <w:rPr>
          <w:lang w:eastAsia="ja-JP"/>
        </w:rPr>
        <w:t xml:space="preserve">, </w:t>
      </w:r>
      <w:proofErr w:type="spellStart"/>
      <w:r w:rsidR="004C3C7A" w:rsidRPr="00700002">
        <w:rPr>
          <w:i/>
          <w:iCs/>
          <w:lang w:eastAsia="ja-JP"/>
        </w:rPr>
        <w:t>B’’</w:t>
      </w:r>
      <w:r w:rsidR="004C3C7A" w:rsidRPr="00700002">
        <w:rPr>
          <w:i/>
          <w:iCs/>
          <w:vertAlign w:val="subscript"/>
          <w:lang w:eastAsia="ja-JP"/>
        </w:rPr>
        <w:t>c</w:t>
      </w:r>
      <w:proofErr w:type="spellEnd"/>
      <w:r w:rsidR="004C3C7A" w:rsidRPr="00700002">
        <w:rPr>
          <w:i/>
          <w:iCs/>
          <w:lang w:eastAsia="ja-JP"/>
        </w:rPr>
        <w:t>,</w:t>
      </w:r>
      <w:r w:rsidR="004C3C7A">
        <w:rPr>
          <w:lang w:eastAsia="ja-JP"/>
        </w:rPr>
        <w:t xml:space="preserve"> and </w:t>
      </w:r>
      <w:r w:rsidR="004C3C7A" w:rsidRPr="00700002">
        <w:rPr>
          <w:i/>
          <w:iCs/>
          <w:lang w:eastAsia="ja-JP"/>
        </w:rPr>
        <w:t>B’</w:t>
      </w:r>
      <w:r w:rsidR="004C3C7A">
        <w:rPr>
          <w:i/>
          <w:iCs/>
          <w:lang w:eastAsia="ja-JP"/>
        </w:rPr>
        <w:t>’</w:t>
      </w:r>
      <w:r w:rsidR="004C3C7A" w:rsidRPr="00700002">
        <w:rPr>
          <w:i/>
          <w:iCs/>
          <w:vertAlign w:val="subscript"/>
          <w:lang w:eastAsia="ja-JP"/>
        </w:rPr>
        <w:t>o</w:t>
      </w:r>
      <w:r w:rsidR="004C3C7A" w:rsidRPr="00700002">
        <w:rPr>
          <w:vertAlign w:val="subscript"/>
          <w:lang w:eastAsia="ja-JP"/>
        </w:rPr>
        <w:t>2</w:t>
      </w:r>
      <w:r w:rsidR="004C3C7A" w:rsidRPr="00700002">
        <w:rPr>
          <w:rFonts w:eastAsia="Malgun Gothic"/>
          <w:lang w:eastAsia="ko-KR"/>
        </w:rPr>
        <w:t xml:space="preserve"> </w:t>
      </w:r>
      <w:del w:id="137" w:author="ROQUE Karl Raymond Dela Cruz" w:date="2026-01-02T15:57:00Z" w16du:dateUtc="2026-01-02T06:57:00Z">
        <w:r w:rsidR="004C3C7A" w:rsidRPr="00700002" w:rsidDel="00E67952">
          <w:rPr>
            <w:rFonts w:eastAsia="Malgun Gothic"/>
            <w:lang w:eastAsia="ko-KR"/>
          </w:rPr>
          <w:delText>linearly increase</w:delText>
        </w:r>
        <w:r w:rsidR="004C3C7A" w:rsidDel="00E67952">
          <w:rPr>
            <w:rFonts w:eastAsia="Malgun Gothic"/>
            <w:lang w:eastAsia="ko-KR"/>
          </w:rPr>
          <w:delText xml:space="preserve"> from zero</w:delText>
        </w:r>
      </w:del>
      <w:ins w:id="138" w:author="ROQUE Karl Raymond Dela Cruz" w:date="2026-01-02T15:57:00Z" w16du:dateUtc="2026-01-02T06:57:00Z">
        <w:r w:rsidR="00E67952">
          <w:rPr>
            <w:rFonts w:eastAsia="Malgun Gothic"/>
            <w:lang w:eastAsia="ko-KR"/>
          </w:rPr>
          <w:t>increase linearly</w:t>
        </w:r>
      </w:ins>
      <w:r w:rsidR="004C3C7A" w:rsidRPr="00B75751">
        <w:rPr>
          <w:lang w:eastAsia="ja-JP"/>
        </w:rPr>
        <w:t>.</w:t>
      </w:r>
      <w:r w:rsidR="00700002">
        <w:rPr>
          <w:lang w:eastAsia="ja-JP"/>
        </w:rPr>
        <w:t xml:space="preserve"> </w:t>
      </w:r>
      <w:r w:rsidR="004C3C7A">
        <w:rPr>
          <w:lang w:eastAsia="ja-JP"/>
        </w:rPr>
        <w:t xml:space="preserve">Simultaneously, </w:t>
      </w:r>
      <w:del w:id="139" w:author="ROQUE Karl Raymond Dela Cruz" w:date="2026-01-02T17:08:00Z" w16du:dateUtc="2026-01-02T08:08:00Z">
        <w:r w:rsidR="004C3C7A" w:rsidDel="00C271C8">
          <w:rPr>
            <w:lang w:eastAsia="ja-JP"/>
          </w:rPr>
          <w:delText xml:space="preserve">transformer </w:delText>
        </w:r>
      </w:del>
      <w:r w:rsidR="004C3C7A" w:rsidRPr="00700002">
        <w:rPr>
          <w:i/>
          <w:iCs/>
          <w:color w:val="000000"/>
        </w:rPr>
        <w:t>N</w:t>
      </w:r>
      <w:r w:rsidR="004C3C7A">
        <w:rPr>
          <w:color w:val="000000"/>
          <w:vertAlign w:val="subscript"/>
        </w:rPr>
        <w:t>12</w:t>
      </w:r>
      <w:r w:rsidR="004C3C7A" w:rsidRPr="00700002">
        <w:rPr>
          <w:color w:val="000000"/>
        </w:rPr>
        <w:t>-</w:t>
      </w:r>
      <w:r w:rsidR="004C3C7A" w:rsidRPr="00700002">
        <w:rPr>
          <w:i/>
          <w:iCs/>
          <w:color w:val="000000"/>
        </w:rPr>
        <w:t>N</w:t>
      </w:r>
      <w:r w:rsidR="004C3C7A">
        <w:rPr>
          <w:color w:val="000000"/>
          <w:vertAlign w:val="subscript"/>
        </w:rPr>
        <w:t>34</w:t>
      </w:r>
      <w:r w:rsidR="004C3C7A" w:rsidRPr="00700002" w:rsidDel="00735901">
        <w:rPr>
          <w:color w:val="000000"/>
          <w:vertAlign w:val="subscript"/>
        </w:rPr>
        <w:t xml:space="preserve"> </w:t>
      </w:r>
      <w:r w:rsidR="004C3C7A">
        <w:rPr>
          <w:color w:val="000000"/>
        </w:rPr>
        <w:t>completes its discharge</w:t>
      </w:r>
      <w:del w:id="140" w:author="ROQUE Karl Raymond Dela Cruz" w:date="2026-01-02T15:57:00Z" w16du:dateUtc="2026-01-02T06:57:00Z">
        <w:r w:rsidR="004C3C7A" w:rsidDel="00E67952">
          <w:rPr>
            <w:color w:val="000000"/>
          </w:rPr>
          <w:delText xml:space="preserve"> phase</w:delText>
        </w:r>
      </w:del>
      <w:ins w:id="141" w:author="ROQUE Karl Raymond Dela Cruz" w:date="2026-01-02T15:57:00Z" w16du:dateUtc="2026-01-02T06:57:00Z">
        <w:r w:rsidR="00E67952">
          <w:rPr>
            <w:color w:val="000000"/>
          </w:rPr>
          <w:t>. Both</w:t>
        </w:r>
      </w:ins>
      <w:del w:id="142" w:author="ROQUE Karl Raymond Dela Cruz" w:date="2026-01-02T15:57:00Z" w16du:dateUtc="2026-01-02T06:57:00Z">
        <w:r w:rsidR="004C3C7A" w:rsidDel="00E67952">
          <w:rPr>
            <w:color w:val="000000"/>
          </w:rPr>
          <w:delText>,</w:delText>
        </w:r>
      </w:del>
      <w:r w:rsidR="004C3C7A">
        <w:rPr>
          <w:color w:val="000000"/>
        </w:rPr>
        <w:t xml:space="preserve"> </w:t>
      </w:r>
      <w:del w:id="143" w:author="ROQUE Karl Raymond Dela Cruz" w:date="2026-01-02T15:57:00Z" w16du:dateUtc="2026-01-02T06:57:00Z">
        <w:r w:rsidR="004C3C7A" w:rsidDel="00E67952">
          <w:rPr>
            <w:color w:val="000000"/>
          </w:rPr>
          <w:delText xml:space="preserve">with </w:delText>
        </w:r>
      </w:del>
      <w:r w:rsidR="004C3C7A" w:rsidRPr="00700002">
        <w:rPr>
          <w:i/>
          <w:iCs/>
          <w:color w:val="000000"/>
        </w:rPr>
        <w:t>i</w:t>
      </w:r>
      <w:r w:rsidR="004C3C7A" w:rsidRPr="00700002">
        <w:rPr>
          <w:i/>
          <w:iCs/>
          <w:color w:val="000000"/>
          <w:vertAlign w:val="subscript"/>
        </w:rPr>
        <w:t>Lm</w:t>
      </w:r>
      <w:r w:rsidR="004C3C7A">
        <w:rPr>
          <w:color w:val="000000"/>
          <w:vertAlign w:val="subscript"/>
        </w:rPr>
        <w:t>1</w:t>
      </w:r>
      <w:r w:rsidR="004C3C7A" w:rsidRPr="00700002">
        <w:rPr>
          <w:color w:val="000000"/>
        </w:rPr>
        <w:t xml:space="preserve"> and </w:t>
      </w:r>
      <w:r w:rsidR="004C3C7A" w:rsidRPr="00700002">
        <w:rPr>
          <w:i/>
          <w:iCs/>
          <w:color w:val="000000"/>
        </w:rPr>
        <w:t>i</w:t>
      </w:r>
      <w:r w:rsidR="004C3C7A" w:rsidRPr="00700002">
        <w:rPr>
          <w:i/>
          <w:iCs/>
          <w:color w:val="000000"/>
          <w:vertAlign w:val="subscript"/>
        </w:rPr>
        <w:t>D</w:t>
      </w:r>
      <w:r w:rsidR="004C3C7A">
        <w:rPr>
          <w:color w:val="000000"/>
          <w:vertAlign w:val="subscript"/>
        </w:rPr>
        <w:t>1</w:t>
      </w:r>
      <w:r w:rsidR="004C3C7A" w:rsidRPr="00700002">
        <w:rPr>
          <w:color w:val="000000"/>
        </w:rPr>
        <w:t xml:space="preserve"> </w:t>
      </w:r>
      <w:del w:id="144" w:author="ROQUE Karl Raymond Dela Cruz" w:date="2026-01-02T15:57:00Z" w16du:dateUtc="2026-01-02T06:57:00Z">
        <w:r w:rsidR="004C3C7A" w:rsidDel="00E67952">
          <w:rPr>
            <w:color w:val="000000"/>
          </w:rPr>
          <w:delText xml:space="preserve">decreasing </w:delText>
        </w:r>
      </w:del>
      <w:ins w:id="145" w:author="ROQUE Karl Raymond Dela Cruz" w:date="2026-01-02T15:57:00Z" w16du:dateUtc="2026-01-02T06:57:00Z">
        <w:r w:rsidR="00E67952">
          <w:rPr>
            <w:color w:val="000000"/>
          </w:rPr>
          <w:t xml:space="preserve">decrease </w:t>
        </w:r>
      </w:ins>
      <w:r w:rsidR="004C3C7A">
        <w:rPr>
          <w:color w:val="000000"/>
        </w:rPr>
        <w:t xml:space="preserve">to </w:t>
      </w:r>
      <w:r w:rsidR="004C3C7A" w:rsidRPr="00700002">
        <w:rPr>
          <w:color w:val="000000"/>
        </w:rPr>
        <w:t>zero</w:t>
      </w:r>
      <w:r w:rsidR="004C3C7A">
        <w:rPr>
          <w:color w:val="000000"/>
        </w:rPr>
        <w:t xml:space="preserve"> at </w:t>
      </w:r>
      <w:r w:rsidR="004C3C7A">
        <w:rPr>
          <w:i/>
          <w:iCs/>
          <w:color w:val="000000"/>
        </w:rPr>
        <w:t>t</w:t>
      </w:r>
      <w:r w:rsidR="004C3C7A">
        <w:rPr>
          <w:color w:val="000000"/>
          <w:vertAlign w:val="subscript"/>
        </w:rPr>
        <w:t>5</w:t>
      </w:r>
      <w:r w:rsidR="004C3C7A" w:rsidRPr="00700002">
        <w:rPr>
          <w:color w:val="000000"/>
        </w:rPr>
        <w:t>.</w:t>
      </w:r>
      <w:r w:rsidR="004C3C7A" w:rsidRPr="00B75751">
        <w:rPr>
          <w:lang w:eastAsia="ja-JP"/>
        </w:rPr>
        <w:t xml:space="preserve"> </w:t>
      </w:r>
      <w:r w:rsidR="003A378E" w:rsidRPr="003A378E">
        <w:rPr>
          <w:lang w:eastAsia="ja-JP"/>
        </w:rPr>
        <w:t xml:space="preserve"> </w:t>
      </w:r>
    </w:p>
    <w:p w14:paraId="6E8AFE08" w14:textId="6C47BA04" w:rsidR="004C3C7A" w:rsidRPr="001E7017" w:rsidDel="00BB4E0D" w:rsidRDefault="00917FE7" w:rsidP="00700002">
      <w:pPr>
        <w:pStyle w:val="ListParagraph"/>
        <w:widowControl w:val="0"/>
        <w:numPr>
          <w:ilvl w:val="0"/>
          <w:numId w:val="29"/>
        </w:numPr>
        <w:pBdr>
          <w:top w:val="nil"/>
          <w:left w:val="nil"/>
          <w:bottom w:val="nil"/>
          <w:right w:val="nil"/>
          <w:between w:val="nil"/>
        </w:pBdr>
        <w:spacing w:line="252" w:lineRule="auto"/>
        <w:jc w:val="both"/>
        <w:rPr>
          <w:del w:id="146" w:author="ROQUE Karl Raymond Dela Cruz" w:date="2026-01-02T16:07:00Z" w16du:dateUtc="2026-01-02T07:07:00Z"/>
          <w:color w:val="000000"/>
        </w:rPr>
      </w:pPr>
      <w:r w:rsidRPr="002E04FE">
        <w:rPr>
          <w:lang w:eastAsia="ja-JP"/>
        </w:rPr>
        <w:t>Mode 5</w:t>
      </w:r>
      <w:r w:rsidRPr="002E04FE">
        <w:rPr>
          <w:i/>
          <w:iCs/>
          <w:lang w:eastAsia="ja-JP"/>
        </w:rPr>
        <w:t xml:space="preserve"> </w:t>
      </w:r>
      <w:r w:rsidRPr="002E04FE">
        <w:rPr>
          <w:lang w:eastAsia="ja-JP"/>
        </w:rPr>
        <w:t>(</w:t>
      </w:r>
      <w:r w:rsidRPr="002E04FE">
        <w:rPr>
          <w:i/>
          <w:iCs/>
          <w:lang w:eastAsia="ja-JP"/>
        </w:rPr>
        <w:t>t</w:t>
      </w:r>
      <w:r w:rsidRPr="002E04FE">
        <w:rPr>
          <w:vertAlign w:val="subscript"/>
          <w:lang w:eastAsia="ja-JP"/>
        </w:rPr>
        <w:t xml:space="preserve">5 </w:t>
      </w:r>
      <w:r w:rsidRPr="002E04FE">
        <w:rPr>
          <w:lang w:eastAsia="ja-JP"/>
        </w:rPr>
        <w:t xml:space="preserve">&lt; </w:t>
      </w:r>
      <w:r w:rsidRPr="002E04FE">
        <w:rPr>
          <w:i/>
          <w:iCs/>
          <w:lang w:eastAsia="ja-JP"/>
        </w:rPr>
        <w:t xml:space="preserve">t </w:t>
      </w:r>
      <w:r w:rsidRPr="002E04FE">
        <w:rPr>
          <w:lang w:eastAsia="ja-JP"/>
        </w:rPr>
        <w:t xml:space="preserve">&lt; </w:t>
      </w:r>
      <w:r w:rsidRPr="002E04FE">
        <w:rPr>
          <w:i/>
          <w:iCs/>
          <w:lang w:eastAsia="ja-JP"/>
        </w:rPr>
        <w:t>t</w:t>
      </w:r>
      <w:r w:rsidRPr="002E04FE">
        <w:rPr>
          <w:vertAlign w:val="subscript"/>
          <w:lang w:eastAsia="ja-JP"/>
        </w:rPr>
        <w:t>6</w:t>
      </w:r>
      <w:r w:rsidR="004F5411" w:rsidRPr="002E04FE">
        <w:rPr>
          <w:rFonts w:eastAsia="Malgun Gothic"/>
          <w:color w:val="000000"/>
          <w:lang w:eastAsia="ko-KR"/>
        </w:rPr>
        <w:t>, Fig. 3(e)</w:t>
      </w:r>
      <w:r w:rsidRPr="002E04FE">
        <w:rPr>
          <w:lang w:eastAsia="ja-JP"/>
        </w:rPr>
        <w:t>)</w:t>
      </w:r>
      <w:r w:rsidRPr="001E7017">
        <w:rPr>
          <w:lang w:eastAsia="ja-JP"/>
        </w:rPr>
        <w:t xml:space="preserve">: </w:t>
      </w:r>
      <w:ins w:id="147" w:author="ROQUE Karl Raymond Dela Cruz" w:date="2026-01-02T16:07:00Z" w16du:dateUtc="2026-01-02T07:07:00Z">
        <w:r w:rsidR="00BB4E0D">
          <w:rPr>
            <w:lang w:eastAsia="ja-JP"/>
          </w:rPr>
          <w:t xml:space="preserve"> </w:t>
        </w:r>
      </w:ins>
    </w:p>
    <w:p w14:paraId="71B06B85" w14:textId="5F8E88EE" w:rsidR="004C3C7A" w:rsidRPr="00BB4E0D" w:rsidRDefault="004C3C7A">
      <w:pPr>
        <w:pStyle w:val="ListParagraph"/>
        <w:widowControl w:val="0"/>
        <w:numPr>
          <w:ilvl w:val="0"/>
          <w:numId w:val="29"/>
        </w:numPr>
        <w:pBdr>
          <w:top w:val="nil"/>
          <w:left w:val="nil"/>
          <w:bottom w:val="nil"/>
          <w:right w:val="nil"/>
          <w:between w:val="nil"/>
        </w:pBdr>
        <w:spacing w:line="252" w:lineRule="auto"/>
        <w:jc w:val="both"/>
        <w:rPr>
          <w:color w:val="000000"/>
        </w:rPr>
        <w:pPrChange w:id="148" w:author="ROQUE Karl Raymond Dela Cruz" w:date="2026-01-02T16:07:00Z" w16du:dateUtc="2026-01-02T07:07:00Z">
          <w:pPr>
            <w:pStyle w:val="ListParagraph"/>
            <w:widowControl w:val="0"/>
            <w:pBdr>
              <w:top w:val="nil"/>
              <w:left w:val="nil"/>
              <w:bottom w:val="nil"/>
              <w:right w:val="nil"/>
              <w:between w:val="nil"/>
            </w:pBdr>
            <w:spacing w:line="252" w:lineRule="auto"/>
            <w:jc w:val="both"/>
          </w:pPr>
        </w:pPrChange>
      </w:pPr>
      <w:r>
        <w:rPr>
          <w:lang w:eastAsia="ja-JP"/>
        </w:rPr>
        <w:t xml:space="preserve">Mode 5 </w:t>
      </w:r>
      <w:del w:id="149" w:author="ROQUE Karl Raymond Dela Cruz" w:date="2026-01-02T15:57:00Z" w16du:dateUtc="2026-01-02T06:57:00Z">
        <w:r w:rsidDel="00E67952">
          <w:rPr>
            <w:lang w:eastAsia="ja-JP"/>
          </w:rPr>
          <w:delText>starts right</w:delText>
        </w:r>
      </w:del>
      <w:ins w:id="150" w:author="ROQUE Karl Raymond Dela Cruz" w:date="2026-01-02T15:57:00Z" w16du:dateUtc="2026-01-02T06:57:00Z">
        <w:r w:rsidR="00E67952">
          <w:rPr>
            <w:lang w:eastAsia="ja-JP"/>
          </w:rPr>
          <w:t>begins</w:t>
        </w:r>
      </w:ins>
      <w:r>
        <w:rPr>
          <w:lang w:eastAsia="ja-JP"/>
        </w:rPr>
        <w:t xml:space="preserve"> after </w:t>
      </w:r>
      <w:ins w:id="151" w:author="ROQUE Karl Raymond Dela Cruz" w:date="2026-01-02T15:58:00Z" w16du:dateUtc="2026-01-02T06:58:00Z">
        <w:r w:rsidR="00E67952">
          <w:rPr>
            <w:lang w:eastAsia="ja-JP"/>
          </w:rPr>
          <w:t xml:space="preserve">the discharge of </w:t>
        </w:r>
      </w:ins>
      <w:del w:id="152" w:author="ROQUE Karl Raymond Dela Cruz" w:date="2026-01-02T17:08:00Z" w16du:dateUtc="2026-01-02T08:08:00Z">
        <w:r w:rsidDel="00C271C8">
          <w:rPr>
            <w:lang w:eastAsia="ja-JP"/>
          </w:rPr>
          <w:delText xml:space="preserve">transformer </w:delText>
        </w:r>
      </w:del>
      <w:r w:rsidRPr="00BB4E0D">
        <w:rPr>
          <w:i/>
          <w:iCs/>
          <w:lang w:eastAsia="ja-JP"/>
        </w:rPr>
        <w:t>N</w:t>
      </w:r>
      <w:r w:rsidRPr="00BB4E0D">
        <w:rPr>
          <w:vertAlign w:val="subscript"/>
          <w:lang w:eastAsia="ja-JP"/>
        </w:rPr>
        <w:t>12</w:t>
      </w:r>
      <w:r w:rsidRPr="00700002">
        <w:rPr>
          <w:lang w:eastAsia="ja-JP"/>
        </w:rPr>
        <w:t>-</w:t>
      </w:r>
      <w:r w:rsidRPr="00BB4E0D">
        <w:rPr>
          <w:i/>
          <w:iCs/>
          <w:lang w:eastAsia="ja-JP"/>
        </w:rPr>
        <w:t>N</w:t>
      </w:r>
      <w:r w:rsidRPr="00BB4E0D">
        <w:rPr>
          <w:vertAlign w:val="subscript"/>
          <w:lang w:eastAsia="ja-JP"/>
        </w:rPr>
        <w:t>34</w:t>
      </w:r>
      <w:del w:id="153" w:author="ROQUE Karl Raymond Dela Cruz" w:date="2026-01-02T15:58:00Z" w16du:dateUtc="2026-01-02T06:58:00Z">
        <w:r w:rsidRPr="00BB4E0D" w:rsidDel="00E67952">
          <w:rPr>
            <w:i/>
            <w:iCs/>
            <w:lang w:eastAsia="ja-JP"/>
          </w:rPr>
          <w:delText xml:space="preserve"> </w:delText>
        </w:r>
        <w:r w:rsidDel="00E67952">
          <w:rPr>
            <w:lang w:eastAsia="ja-JP"/>
          </w:rPr>
          <w:delText xml:space="preserve">completes its discharging phase, which means its associated currents </w:delText>
        </w:r>
        <w:r w:rsidRPr="00BB4E0D" w:rsidDel="00E67952">
          <w:rPr>
            <w:i/>
            <w:iCs/>
            <w:lang w:eastAsia="ja-JP"/>
          </w:rPr>
          <w:delText>i</w:delText>
        </w:r>
        <w:r w:rsidRPr="00BB4E0D" w:rsidDel="00E67952">
          <w:rPr>
            <w:i/>
            <w:iCs/>
            <w:vertAlign w:val="subscript"/>
            <w:lang w:eastAsia="ja-JP"/>
          </w:rPr>
          <w:delText>D</w:delText>
        </w:r>
        <w:r w:rsidRPr="00BB4E0D" w:rsidDel="00E67952">
          <w:rPr>
            <w:vertAlign w:val="subscript"/>
            <w:lang w:eastAsia="ja-JP"/>
          </w:rPr>
          <w:delText>1</w:delText>
        </w:r>
        <w:r w:rsidRPr="00B75751" w:rsidDel="00E67952">
          <w:rPr>
            <w:lang w:eastAsia="ja-JP"/>
          </w:rPr>
          <w:delText xml:space="preserve">, </w:delText>
        </w:r>
        <w:r w:rsidRPr="00BB4E0D" w:rsidDel="00E67952">
          <w:rPr>
            <w:i/>
            <w:iCs/>
            <w:lang w:eastAsia="ja-JP"/>
          </w:rPr>
          <w:delText>i</w:delText>
        </w:r>
        <w:r w:rsidRPr="00BB4E0D" w:rsidDel="00E67952">
          <w:rPr>
            <w:i/>
            <w:iCs/>
            <w:vertAlign w:val="subscript"/>
            <w:lang w:eastAsia="ja-JP"/>
          </w:rPr>
          <w:delText>Lm</w:delText>
        </w:r>
        <w:r w:rsidRPr="00BB4E0D" w:rsidDel="00E67952">
          <w:rPr>
            <w:vertAlign w:val="subscript"/>
            <w:lang w:eastAsia="ja-JP"/>
          </w:rPr>
          <w:delText>1</w:delText>
        </w:r>
        <w:r w:rsidRPr="00B75751" w:rsidDel="00E67952">
          <w:rPr>
            <w:lang w:eastAsia="ja-JP"/>
          </w:rPr>
          <w:delText xml:space="preserve">, and flux densities, </w:delText>
        </w:r>
        <w:r w:rsidRPr="00BB4E0D" w:rsidDel="00E67952">
          <w:rPr>
            <w:i/>
            <w:iCs/>
            <w:lang w:eastAsia="ja-JP"/>
          </w:rPr>
          <w:delText>B’</w:delText>
        </w:r>
        <w:r w:rsidRPr="00BB4E0D" w:rsidDel="00E67952">
          <w:rPr>
            <w:i/>
            <w:iCs/>
            <w:vertAlign w:val="subscript"/>
            <w:lang w:eastAsia="ja-JP"/>
          </w:rPr>
          <w:delText>o</w:delText>
        </w:r>
        <w:r w:rsidRPr="00BB4E0D" w:rsidDel="00E67952">
          <w:rPr>
            <w:vertAlign w:val="subscript"/>
            <w:lang w:eastAsia="ja-JP"/>
          </w:rPr>
          <w:delText>1</w:delText>
        </w:r>
        <w:r w:rsidRPr="00B75751" w:rsidDel="00E67952">
          <w:rPr>
            <w:lang w:eastAsia="ja-JP"/>
          </w:rPr>
          <w:delText xml:space="preserve">, and </w:delText>
        </w:r>
        <w:r w:rsidRPr="00BB4E0D" w:rsidDel="00E67952">
          <w:rPr>
            <w:i/>
            <w:iCs/>
            <w:lang w:eastAsia="ja-JP"/>
          </w:rPr>
          <w:delText>B’</w:delText>
        </w:r>
        <w:r w:rsidRPr="00BB4E0D" w:rsidDel="00E67952">
          <w:rPr>
            <w:i/>
            <w:iCs/>
            <w:vertAlign w:val="subscript"/>
            <w:lang w:eastAsia="ja-JP"/>
          </w:rPr>
          <w:delText>o</w:delText>
        </w:r>
        <w:r w:rsidRPr="00BB4E0D" w:rsidDel="00E67952">
          <w:rPr>
            <w:vertAlign w:val="subscript"/>
            <w:lang w:eastAsia="ja-JP"/>
          </w:rPr>
          <w:delText>2</w:delText>
        </w:r>
        <w:r w:rsidRPr="00B75751" w:rsidDel="00E67952">
          <w:rPr>
            <w:lang w:eastAsia="ja-JP"/>
          </w:rPr>
          <w:delText xml:space="preserve"> </w:delText>
        </w:r>
        <w:r w:rsidDel="00E67952">
          <w:rPr>
            <w:lang w:eastAsia="ja-JP"/>
          </w:rPr>
          <w:delText>reached zero</w:delText>
        </w:r>
      </w:del>
      <w:r w:rsidRPr="00B75751">
        <w:rPr>
          <w:lang w:eastAsia="ja-JP"/>
        </w:rPr>
        <w:t>.</w:t>
      </w:r>
      <w:r w:rsidRPr="00BB4E0D">
        <w:rPr>
          <w:i/>
          <w:iCs/>
          <w:lang w:eastAsia="ja-JP"/>
        </w:rPr>
        <w:t xml:space="preserve"> </w:t>
      </w:r>
      <w:del w:id="154" w:author="ROQUE Karl Raymond Dela Cruz" w:date="2026-01-02T15:59:00Z" w16du:dateUtc="2026-01-02T06:59:00Z">
        <w:r w:rsidDel="00E67952">
          <w:rPr>
            <w:lang w:eastAsia="ja-JP"/>
          </w:rPr>
          <w:delText>Now, with</w:delText>
        </w:r>
      </w:del>
      <w:ins w:id="155" w:author="ROQUE Karl Raymond Dela Cruz" w:date="2026-01-02T15:59:00Z" w16du:dateUtc="2026-01-02T06:59:00Z">
        <w:r w:rsidR="00E67952">
          <w:rPr>
            <w:lang w:eastAsia="ja-JP"/>
          </w:rPr>
          <w:t>Switch</w:t>
        </w:r>
      </w:ins>
      <w:r>
        <w:rPr>
          <w:lang w:eastAsia="ja-JP"/>
        </w:rPr>
        <w:t xml:space="preserve"> </w:t>
      </w:r>
      <w:r w:rsidRPr="00BB4E0D">
        <w:rPr>
          <w:i/>
          <w:iCs/>
          <w:lang w:eastAsia="ja-JP"/>
        </w:rPr>
        <w:t>S</w:t>
      </w:r>
      <w:r w:rsidRPr="00BB4E0D">
        <w:rPr>
          <w:vertAlign w:val="subscript"/>
          <w:lang w:eastAsia="ja-JP"/>
        </w:rPr>
        <w:t>2</w:t>
      </w:r>
      <w:r w:rsidRPr="00BB4E0D">
        <w:rPr>
          <w:i/>
          <w:iCs/>
          <w:lang w:eastAsia="ja-JP"/>
        </w:rPr>
        <w:t xml:space="preserve"> </w:t>
      </w:r>
      <w:del w:id="156" w:author="ROQUE Karl Raymond Dela Cruz" w:date="2026-01-02T15:59:00Z" w16du:dateUtc="2026-01-02T06:59:00Z">
        <w:r w:rsidDel="00E67952">
          <w:rPr>
            <w:lang w:eastAsia="ja-JP"/>
          </w:rPr>
          <w:delText>still on</w:delText>
        </w:r>
      </w:del>
      <w:ins w:id="157" w:author="ROQUE Karl Raymond Dela Cruz" w:date="2026-01-02T15:59:00Z" w16du:dateUtc="2026-01-02T06:59:00Z">
        <w:r w:rsidR="00E67952">
          <w:rPr>
            <w:lang w:eastAsia="ja-JP"/>
          </w:rPr>
          <w:t>remains on</w:t>
        </w:r>
      </w:ins>
      <w:r>
        <w:rPr>
          <w:lang w:eastAsia="ja-JP"/>
        </w:rPr>
        <w:t xml:space="preserve">, </w:t>
      </w:r>
      <w:del w:id="158" w:author="ROQUE Karl Raymond Dela Cruz" w:date="2026-01-02T17:08:00Z" w16du:dateUtc="2026-01-02T08:08:00Z">
        <w:r w:rsidDel="00C271C8">
          <w:rPr>
            <w:lang w:eastAsia="ja-JP"/>
          </w:rPr>
          <w:delText xml:space="preserve">transformer </w:delText>
        </w:r>
      </w:del>
      <w:r w:rsidRPr="00BB4E0D">
        <w:rPr>
          <w:i/>
          <w:iCs/>
          <w:lang w:eastAsia="ja-JP"/>
        </w:rPr>
        <w:t>N</w:t>
      </w:r>
      <w:r w:rsidRPr="00BB4E0D">
        <w:rPr>
          <w:vertAlign w:val="subscript"/>
          <w:lang w:eastAsia="ja-JP"/>
        </w:rPr>
        <w:t>56</w:t>
      </w:r>
      <w:r>
        <w:rPr>
          <w:lang w:eastAsia="ja-JP"/>
        </w:rPr>
        <w:t>-</w:t>
      </w:r>
      <w:r w:rsidRPr="00BB4E0D">
        <w:rPr>
          <w:i/>
          <w:iCs/>
          <w:lang w:eastAsia="ja-JP"/>
        </w:rPr>
        <w:t>N</w:t>
      </w:r>
      <w:r w:rsidRPr="00BB4E0D">
        <w:rPr>
          <w:vertAlign w:val="subscript"/>
          <w:lang w:eastAsia="ja-JP"/>
        </w:rPr>
        <w:t>78</w:t>
      </w:r>
      <w:r>
        <w:rPr>
          <w:lang w:eastAsia="ja-JP"/>
        </w:rPr>
        <w:t xml:space="preserve"> continues storing energy until </w:t>
      </w:r>
      <w:r w:rsidRPr="00BB4E0D">
        <w:rPr>
          <w:i/>
          <w:iCs/>
          <w:lang w:eastAsia="ja-JP"/>
        </w:rPr>
        <w:t>i</w:t>
      </w:r>
      <w:r w:rsidRPr="00BB4E0D">
        <w:rPr>
          <w:i/>
          <w:iCs/>
          <w:vertAlign w:val="subscript"/>
          <w:lang w:eastAsia="ja-JP"/>
        </w:rPr>
        <w:t>Lm</w:t>
      </w:r>
      <w:r w:rsidRPr="00BB4E0D">
        <w:rPr>
          <w:vertAlign w:val="subscript"/>
          <w:lang w:eastAsia="ja-JP"/>
        </w:rPr>
        <w:t>2</w:t>
      </w:r>
      <w:r>
        <w:rPr>
          <w:lang w:eastAsia="ja-JP"/>
        </w:rPr>
        <w:t xml:space="preserve"> reaches its peak value at </w:t>
      </w:r>
      <w:r w:rsidRPr="00BB4E0D">
        <w:rPr>
          <w:i/>
          <w:iCs/>
          <w:lang w:eastAsia="ja-JP"/>
        </w:rPr>
        <w:t>t</w:t>
      </w:r>
      <w:r w:rsidRPr="00BB4E0D">
        <w:rPr>
          <w:vertAlign w:val="subscript"/>
          <w:lang w:eastAsia="ja-JP"/>
        </w:rPr>
        <w:t>6</w:t>
      </w:r>
      <w:r>
        <w:rPr>
          <w:lang w:eastAsia="ja-JP"/>
        </w:rPr>
        <w:t>. The peak primary current</w:t>
      </w:r>
      <w:ins w:id="159" w:author="ROQUE Karl Raymond Dela Cruz" w:date="2026-01-02T16:01:00Z" w16du:dateUtc="2026-01-02T07:01:00Z">
        <w:r w:rsidR="00BB4E0D">
          <w:rPr>
            <w:lang w:eastAsia="ja-JP"/>
          </w:rPr>
          <w:t xml:space="preserve"> </w:t>
        </w:r>
      </w:ins>
      <w:ins w:id="160" w:author="ROQUE Karl Raymond Dela Cruz" w:date="2026-01-02T16:02:00Z" w16du:dateUtc="2026-01-02T07:02:00Z">
        <w:r w:rsidR="00BB4E0D">
          <w:rPr>
            <w:lang w:eastAsia="ja-JP"/>
          </w:rPr>
          <w:t>in the negative cycle</w:t>
        </w:r>
      </w:ins>
      <w:r>
        <w:rPr>
          <w:lang w:eastAsia="ja-JP"/>
        </w:rPr>
        <w:t xml:space="preserve"> </w:t>
      </w:r>
      <w:ins w:id="161" w:author="ROQUE Karl Raymond Dela Cruz" w:date="2026-01-02T16:03:00Z" w16du:dateUtc="2026-01-02T07:03:00Z">
        <w:r w:rsidR="00BB4E0D" w:rsidRPr="00BB4E0D">
          <w:rPr>
            <w:i/>
            <w:iCs/>
            <w:color w:val="000000"/>
          </w:rPr>
          <w:t>i</w:t>
        </w:r>
        <w:r w:rsidR="00BB4E0D" w:rsidRPr="00BB4E0D">
          <w:rPr>
            <w:i/>
            <w:iCs/>
            <w:color w:val="000000"/>
            <w:vertAlign w:val="subscript"/>
          </w:rPr>
          <w:t>S</w:t>
        </w:r>
        <w:r w:rsidR="00BB4E0D" w:rsidRPr="00BB4E0D">
          <w:rPr>
            <w:color w:val="000000"/>
            <w:vertAlign w:val="subscript"/>
          </w:rPr>
          <w:t>2, pk</w:t>
        </w:r>
        <w:r w:rsidR="00BB4E0D">
          <w:rPr>
            <w:lang w:eastAsia="ja-JP"/>
          </w:rPr>
          <w:t xml:space="preserve"> </w:t>
        </w:r>
      </w:ins>
      <w:r>
        <w:rPr>
          <w:lang w:eastAsia="ja-JP"/>
        </w:rPr>
        <w:t>is given by</w:t>
      </w:r>
      <w:ins w:id="162" w:author="ROQUE Karl Raymond Dela Cruz" w:date="2026-01-02T15:51:00Z" w16du:dateUtc="2026-01-02T06:51:00Z">
        <w:r w:rsidR="00E67952">
          <w:rPr>
            <w:lang w:eastAsia="ja-JP"/>
          </w:rPr>
          <w:t xml:space="preserve"> (</w:t>
        </w:r>
      </w:ins>
      <w:ins w:id="163" w:author="ROQUE Karl Raymond Dela Cruz" w:date="2026-01-02T16:02:00Z" w16du:dateUtc="2026-01-02T07:02:00Z">
        <w:r w:rsidR="00BB4E0D">
          <w:rPr>
            <w:lang w:eastAsia="ja-JP"/>
          </w:rPr>
          <w:t>3</w:t>
        </w:r>
      </w:ins>
      <w:ins w:id="164" w:author="ROQUE Karl Raymond Dela Cruz" w:date="2026-01-02T15:51:00Z" w16du:dateUtc="2026-01-02T06:51:00Z">
        <w:r w:rsidR="00E67952">
          <w:rPr>
            <w:lang w:eastAsia="ja-JP"/>
          </w:rPr>
          <w:t>)</w:t>
        </w:r>
      </w:ins>
      <w:r>
        <w:rPr>
          <w:lang w:eastAsia="ja-JP"/>
        </w:rPr>
        <w:t>:</w:t>
      </w:r>
    </w:p>
    <w:p w14:paraId="1819B971" w14:textId="77777777" w:rsidR="004C3C7A" w:rsidRDefault="004C3C7A" w:rsidP="004C3C7A">
      <w:pPr>
        <w:pStyle w:val="ListParagraph"/>
        <w:widowControl w:val="0"/>
        <w:pBdr>
          <w:top w:val="nil"/>
          <w:left w:val="nil"/>
          <w:bottom w:val="nil"/>
          <w:right w:val="nil"/>
          <w:between w:val="nil"/>
        </w:pBdr>
        <w:spacing w:line="252" w:lineRule="auto"/>
        <w:jc w:val="both"/>
        <w:rPr>
          <w:b/>
          <w:bCs/>
          <w:lang w:eastAsia="ja-JP"/>
        </w:rPr>
      </w:pPr>
    </w:p>
    <w:p w14:paraId="2DEBDBB9" w14:textId="711B4822" w:rsidR="004C3C7A" w:rsidRPr="00700002" w:rsidRDefault="001907D5" w:rsidP="004C3C7A">
      <w:pPr>
        <w:pStyle w:val="BodyText"/>
        <w:ind w:left="720"/>
        <w:rPr>
          <w:iCs/>
          <w:sz w:val="18"/>
        </w:rPr>
      </w:pPr>
      <m:oMathPara>
        <m:oMath>
          <m:eqArr>
            <m:eqArrPr>
              <m:maxDist m:val="1"/>
              <m:ctrlPr>
                <w:rPr>
                  <w:rFonts w:ascii="Cambria Math" w:hAnsi="Cambria Math"/>
                  <w:i/>
                  <w:sz w:val="18"/>
                  <w:szCs w:val="18"/>
                  <w:lang w:eastAsia="ja-JP"/>
                </w:rPr>
              </m:ctrlPr>
            </m:eqArrPr>
            <m:e>
              <m:sSub>
                <m:sSubPr>
                  <m:ctrlPr>
                    <w:rPr>
                      <w:rFonts w:ascii="Cambria Math" w:hAnsi="Cambria Math"/>
                      <w:i/>
                      <w:iCs/>
                      <w:sz w:val="18"/>
                    </w:rPr>
                  </m:ctrlPr>
                </m:sSubPr>
                <m:e>
                  <m:r>
                    <w:rPr>
                      <w:rFonts w:ascii="Cambria Math" w:hAnsi="Cambria Math"/>
                      <w:sz w:val="18"/>
                    </w:rPr>
                    <m:t>i</m:t>
                  </m:r>
                </m:e>
                <m:sub>
                  <m:sSub>
                    <m:sSubPr>
                      <m:ctrlPr>
                        <w:rPr>
                          <w:rFonts w:ascii="Cambria Math" w:hAnsi="Cambria Math"/>
                          <w:i/>
                          <w:sz w:val="18"/>
                        </w:rPr>
                      </m:ctrlPr>
                    </m:sSubPr>
                    <m:e>
                      <m:r>
                        <w:rPr>
                          <w:rFonts w:ascii="Cambria Math" w:hAnsi="Cambria Math"/>
                          <w:sz w:val="18"/>
                        </w:rPr>
                        <m:t>S</m:t>
                      </m:r>
                    </m:e>
                    <m:sub>
                      <m:r>
                        <w:rPr>
                          <w:rFonts w:ascii="Cambria Math" w:hAnsi="Cambria Math"/>
                          <w:sz w:val="18"/>
                        </w:rPr>
                        <m:t>2</m:t>
                      </m:r>
                    </m:sub>
                  </m:sSub>
                  <m:r>
                    <w:rPr>
                      <w:rFonts w:ascii="Cambria Math" w:hAnsi="Cambria Math"/>
                      <w:sz w:val="18"/>
                    </w:rPr>
                    <m:t xml:space="preserve">,  </m:t>
                  </m:r>
                  <m:r>
                    <w:rPr>
                      <w:rFonts w:ascii="Cambria Math" w:hAnsi="Cambria Math"/>
                      <w:sz w:val="18"/>
                    </w:rPr>
                    <m:t>pk</m:t>
                  </m:r>
                  <m:r>
                    <w:rPr>
                      <w:rFonts w:ascii="Cambria Math" w:hAnsi="Cambria Math"/>
                      <w:sz w:val="18"/>
                    </w:rPr>
                    <m:t xml:space="preserve"> </m:t>
                  </m:r>
                </m:sub>
              </m:sSub>
              <m:r>
                <w:rPr>
                  <w:rFonts w:ascii="Cambria Math" w:hAnsi="Cambria Math"/>
                  <w:sz w:val="18"/>
                </w:rPr>
                <m:t>=</m:t>
              </m:r>
              <m:f>
                <m:fPr>
                  <m:ctrlPr>
                    <w:rPr>
                      <w:rFonts w:ascii="Cambria Math" w:hAnsi="Cambria Math"/>
                      <w:i/>
                      <w:sz w:val="18"/>
                    </w:rPr>
                  </m:ctrlPr>
                </m:fPr>
                <m:num>
                  <m:sSub>
                    <m:sSubPr>
                      <m:ctrlPr>
                        <w:rPr>
                          <w:rFonts w:ascii="Cambria Math" w:hAnsi="Cambria Math"/>
                          <w:i/>
                          <w:sz w:val="18"/>
                        </w:rPr>
                      </m:ctrlPr>
                    </m:sSubPr>
                    <m:e>
                      <m:r>
                        <w:rPr>
                          <w:rFonts w:ascii="Cambria Math" w:hAnsi="Cambria Math"/>
                          <w:sz w:val="18"/>
                        </w:rPr>
                        <m:t>v</m:t>
                      </m:r>
                    </m:e>
                    <m:sub>
                      <m:r>
                        <w:rPr>
                          <w:rFonts w:ascii="Cambria Math" w:hAnsi="Cambria Math"/>
                          <w:sz w:val="18"/>
                        </w:rPr>
                        <m:t>in</m:t>
                      </m:r>
                    </m:sub>
                  </m:sSub>
                  <m:r>
                    <w:rPr>
                      <w:rFonts w:ascii="Cambria Math" w:hAnsi="Cambria Math"/>
                      <w:sz w:val="18"/>
                    </w:rPr>
                    <m:t>⋅</m:t>
                  </m:r>
                  <m:r>
                    <w:rPr>
                      <w:rFonts w:ascii="Cambria Math" w:hAnsi="Cambria Math"/>
                      <w:sz w:val="18"/>
                    </w:rPr>
                    <m:t>D</m:t>
                  </m:r>
                  <m:sSub>
                    <m:sSubPr>
                      <m:ctrlPr>
                        <w:rPr>
                          <w:rFonts w:ascii="Cambria Math" w:hAnsi="Cambria Math"/>
                          <w:i/>
                          <w:sz w:val="18"/>
                        </w:rPr>
                      </m:ctrlPr>
                    </m:sSubPr>
                    <m:e>
                      <m:r>
                        <w:rPr>
                          <w:rFonts w:ascii="Cambria Math" w:hAnsi="Cambria Math"/>
                          <w:sz w:val="18"/>
                        </w:rPr>
                        <m:t>T</m:t>
                      </m:r>
                    </m:e>
                    <m:sub>
                      <m:r>
                        <w:rPr>
                          <w:rFonts w:ascii="Cambria Math" w:hAnsi="Cambria Math"/>
                          <w:sz w:val="18"/>
                        </w:rPr>
                        <m:t>s</m:t>
                      </m:r>
                    </m:sub>
                  </m:sSub>
                </m:num>
                <m:den>
                  <m:sSub>
                    <m:sSubPr>
                      <m:ctrlPr>
                        <w:rPr>
                          <w:rFonts w:ascii="Cambria Math" w:hAnsi="Cambria Math"/>
                          <w:i/>
                          <w:sz w:val="18"/>
                        </w:rPr>
                      </m:ctrlPr>
                    </m:sSubPr>
                    <m:e>
                      <m:r>
                        <w:rPr>
                          <w:rFonts w:ascii="Cambria Math" w:hAnsi="Cambria Math"/>
                          <w:sz w:val="18"/>
                        </w:rPr>
                        <m:t>L</m:t>
                      </m:r>
                    </m:e>
                    <m:sub>
                      <m:sSub>
                        <m:sSubPr>
                          <m:ctrlPr>
                            <w:rPr>
                              <w:rFonts w:ascii="Cambria Math" w:hAnsi="Cambria Math"/>
                              <w:i/>
                              <w:sz w:val="18"/>
                            </w:rPr>
                          </m:ctrlPr>
                        </m:sSubPr>
                        <m:e>
                          <m:r>
                            <w:rPr>
                              <w:rFonts w:ascii="Cambria Math" w:hAnsi="Cambria Math"/>
                              <w:sz w:val="18"/>
                            </w:rPr>
                            <m:t>m</m:t>
                          </m:r>
                        </m:e>
                        <m:sub>
                          <m:r>
                            <w:rPr>
                              <w:rFonts w:ascii="Cambria Math" w:hAnsi="Cambria Math"/>
                              <w:sz w:val="18"/>
                            </w:rPr>
                            <m:t>2</m:t>
                          </m:r>
                        </m:sub>
                      </m:sSub>
                    </m:sub>
                  </m:sSub>
                </m:den>
              </m:f>
              <m:r>
                <w:rPr>
                  <w:rFonts w:ascii="Cambria Math" w:hAnsi="Cambria Math"/>
                  <w:sz w:val="18"/>
                </w:rPr>
                <m:t>#</m:t>
              </m:r>
              <m:d>
                <m:dPr>
                  <m:ctrlPr>
                    <w:rPr>
                      <w:rFonts w:ascii="Cambria Math" w:hAnsi="Cambria Math"/>
                      <w:i/>
                      <w:sz w:val="18"/>
                      <w:szCs w:val="18"/>
                      <w:lang w:eastAsia="ja-JP"/>
                    </w:rPr>
                  </m:ctrlPr>
                </m:dPr>
                <m:e>
                  <m:r>
                    <w:del w:id="165" w:author="ROQUE Karl Raymond Dela Cruz" w:date="2026-01-02T16:02:00Z" w16du:dateUtc="2026-01-02T07:02:00Z">
                      <w:rPr>
                        <w:rFonts w:ascii="Cambria Math" w:hAnsi="Cambria Math"/>
                        <w:sz w:val="18"/>
                        <w:szCs w:val="18"/>
                        <w:lang w:eastAsia="ja-JP"/>
                      </w:rPr>
                      <m:t>1</m:t>
                    </w:del>
                  </m:r>
                  <m:r>
                    <w:ins w:id="166" w:author="ROQUE Karl Raymond Dela Cruz" w:date="2026-01-02T16:02:00Z" w16du:dateUtc="2026-01-02T07:02:00Z">
                      <w:rPr>
                        <w:rFonts w:ascii="Cambria Math" w:hAnsi="Cambria Math"/>
                        <w:sz w:val="18"/>
                        <w:szCs w:val="18"/>
                        <w:lang w:eastAsia="ja-JP"/>
                      </w:rPr>
                      <m:t>3</m:t>
                    </w:ins>
                  </m:r>
                </m:e>
              </m:d>
              <m:ctrlPr>
                <w:rPr>
                  <w:rFonts w:ascii="Cambria Math" w:hAnsi="Cambria Math"/>
                  <w:i/>
                  <w:iCs/>
                  <w:sz w:val="18"/>
                </w:rPr>
              </m:ctrlPr>
            </m:e>
          </m:eqArr>
        </m:oMath>
      </m:oMathPara>
    </w:p>
    <w:p w14:paraId="4C592079" w14:textId="2F79C39A" w:rsidR="004C3C7A" w:rsidRDefault="004C3C7A" w:rsidP="004C3C7A">
      <w:pPr>
        <w:pStyle w:val="BodyText"/>
        <w:spacing w:after="0"/>
        <w:ind w:left="720"/>
        <w:jc w:val="both"/>
        <w:rPr>
          <w:lang w:eastAsia="ja-JP"/>
        </w:rPr>
      </w:pPr>
      <w:r w:rsidRPr="00B75751">
        <w:rPr>
          <w:lang w:eastAsia="ja-JP"/>
        </w:rPr>
        <w:t xml:space="preserve">where </w:t>
      </w:r>
      <w:del w:id="167" w:author="ROQUE Karl Raymond Dela Cruz" w:date="2026-01-02T16:04:00Z" w16du:dateUtc="2026-01-02T07:04:00Z">
        <w:r w:rsidRPr="00B75751" w:rsidDel="00BB4E0D">
          <w:rPr>
            <w:i/>
            <w:iCs/>
            <w:lang w:eastAsia="ja-JP"/>
          </w:rPr>
          <w:delText>v</w:delText>
        </w:r>
        <w:r w:rsidRPr="00B75751" w:rsidDel="00BB4E0D">
          <w:rPr>
            <w:i/>
            <w:iCs/>
            <w:vertAlign w:val="subscript"/>
            <w:lang w:eastAsia="ja-JP"/>
          </w:rPr>
          <w:delText>in</w:delText>
        </w:r>
        <w:r w:rsidRPr="00B75751" w:rsidDel="00BB4E0D">
          <w:rPr>
            <w:lang w:eastAsia="ja-JP"/>
          </w:rPr>
          <w:delText xml:space="preserve"> is the input voltage, </w:delText>
        </w:r>
        <w:r w:rsidRPr="00B75751" w:rsidDel="00BB4E0D">
          <w:rPr>
            <w:i/>
            <w:iCs/>
            <w:lang w:eastAsia="ja-JP"/>
          </w:rPr>
          <w:delText>D</w:delText>
        </w:r>
        <w:r w:rsidRPr="00B75751" w:rsidDel="00BB4E0D">
          <w:rPr>
            <w:lang w:eastAsia="ja-JP"/>
          </w:rPr>
          <w:delText xml:space="preserve"> is the duty cycle, </w:delText>
        </w:r>
        <w:r w:rsidRPr="00B75751" w:rsidDel="00BB4E0D">
          <w:rPr>
            <w:i/>
            <w:iCs/>
            <w:lang w:eastAsia="ja-JP"/>
          </w:rPr>
          <w:delText>T</w:delText>
        </w:r>
        <w:r w:rsidRPr="00B75751" w:rsidDel="00BB4E0D">
          <w:rPr>
            <w:i/>
            <w:iCs/>
            <w:vertAlign w:val="subscript"/>
            <w:lang w:eastAsia="ja-JP"/>
          </w:rPr>
          <w:delText>s</w:delText>
        </w:r>
        <w:r w:rsidRPr="00B75751" w:rsidDel="00BB4E0D">
          <w:rPr>
            <w:lang w:eastAsia="ja-JP"/>
          </w:rPr>
          <w:delText xml:space="preserve"> is the switching period, and </w:delText>
        </w:r>
      </w:del>
      <w:r w:rsidRPr="00B75751">
        <w:rPr>
          <w:i/>
          <w:iCs/>
          <w:lang w:eastAsia="ja-JP"/>
        </w:rPr>
        <w:t>L</w:t>
      </w:r>
      <w:r w:rsidRPr="00B75751">
        <w:rPr>
          <w:i/>
          <w:iCs/>
          <w:vertAlign w:val="subscript"/>
          <w:lang w:eastAsia="ja-JP"/>
        </w:rPr>
        <w:t>m</w:t>
      </w:r>
      <w:r>
        <w:rPr>
          <w:i/>
          <w:iCs/>
          <w:vertAlign w:val="subscript"/>
          <w:lang w:eastAsia="ja-JP"/>
        </w:rPr>
        <w:t>2</w:t>
      </w:r>
      <w:r w:rsidRPr="00B75751">
        <w:rPr>
          <w:i/>
          <w:iCs/>
          <w:lang w:eastAsia="ja-JP"/>
        </w:rPr>
        <w:t xml:space="preserve"> </w:t>
      </w:r>
      <w:r w:rsidRPr="00B75751">
        <w:rPr>
          <w:lang w:eastAsia="ja-JP"/>
        </w:rPr>
        <w:t xml:space="preserve">is the magnetizing inductance of </w:t>
      </w:r>
      <w:del w:id="168" w:author="ROQUE Karl Raymond Dela Cruz" w:date="2026-01-02T17:08:00Z" w16du:dateUtc="2026-01-02T08:08:00Z">
        <w:r w:rsidDel="00C271C8">
          <w:rPr>
            <w:lang w:eastAsia="ja-JP"/>
          </w:rPr>
          <w:delText xml:space="preserve">transformer </w:delText>
        </w:r>
      </w:del>
      <w:r>
        <w:rPr>
          <w:i/>
          <w:iCs/>
          <w:lang w:eastAsia="ja-JP"/>
        </w:rPr>
        <w:t>N</w:t>
      </w:r>
      <w:r>
        <w:rPr>
          <w:vertAlign w:val="subscript"/>
          <w:lang w:eastAsia="ja-JP"/>
        </w:rPr>
        <w:t>56</w:t>
      </w:r>
      <w:r w:rsidRPr="004C3C7A">
        <w:rPr>
          <w:i/>
          <w:iCs/>
          <w:lang w:eastAsia="ja-JP"/>
        </w:rPr>
        <w:t xml:space="preserve">- </w:t>
      </w:r>
      <w:r>
        <w:rPr>
          <w:i/>
          <w:iCs/>
          <w:lang w:eastAsia="ja-JP"/>
        </w:rPr>
        <w:t>N</w:t>
      </w:r>
      <w:r>
        <w:rPr>
          <w:vertAlign w:val="subscript"/>
          <w:lang w:eastAsia="ja-JP"/>
        </w:rPr>
        <w:t>78</w:t>
      </w:r>
      <w:r w:rsidRPr="00B75751">
        <w:rPr>
          <w:lang w:eastAsia="ja-JP"/>
        </w:rPr>
        <w:t>.</w:t>
      </w:r>
      <w:r>
        <w:rPr>
          <w:lang w:eastAsia="ja-JP"/>
        </w:rPr>
        <w:t xml:space="preserve"> </w:t>
      </w:r>
      <w:del w:id="169" w:author="ROQUE Karl Raymond Dela Cruz" w:date="2026-01-02T16:04:00Z" w16du:dateUtc="2026-01-02T07:04:00Z">
        <w:r w:rsidDel="00BB4E0D">
          <w:rPr>
            <w:lang w:eastAsia="ja-JP"/>
          </w:rPr>
          <w:delText>Consequently, t</w:delText>
        </w:r>
      </w:del>
      <w:ins w:id="170" w:author="ROQUE Karl Raymond Dela Cruz" w:date="2026-01-02T16:13:00Z" w16du:dateUtc="2026-01-02T07:13:00Z">
        <w:r w:rsidR="00D80995">
          <w:rPr>
            <w:lang w:eastAsia="ja-JP"/>
          </w:rPr>
          <w:t>F</w:t>
        </w:r>
      </w:ins>
      <w:del w:id="171" w:author="ROQUE Karl Raymond Dela Cruz" w:date="2026-01-02T16:13:00Z" w16du:dateUtc="2026-01-02T07:13:00Z">
        <w:r w:rsidDel="00D80995">
          <w:rPr>
            <w:lang w:eastAsia="ja-JP"/>
          </w:rPr>
          <w:delText>he f</w:delText>
        </w:r>
      </w:del>
      <w:r>
        <w:rPr>
          <w:lang w:eastAsia="ja-JP"/>
        </w:rPr>
        <w:t xml:space="preserve">lux densities </w:t>
      </w:r>
      <w:r w:rsidRPr="00700002">
        <w:rPr>
          <w:i/>
          <w:iCs/>
          <w:lang w:eastAsia="ja-JP"/>
        </w:rPr>
        <w:t>B’</w:t>
      </w:r>
      <w:r>
        <w:rPr>
          <w:i/>
          <w:iCs/>
          <w:lang w:eastAsia="ja-JP"/>
        </w:rPr>
        <w:t>’</w:t>
      </w:r>
      <w:r w:rsidRPr="00700002">
        <w:rPr>
          <w:i/>
          <w:iCs/>
          <w:vertAlign w:val="subscript"/>
          <w:lang w:eastAsia="ja-JP"/>
        </w:rPr>
        <w:t>o</w:t>
      </w:r>
      <w:r w:rsidRPr="00700002">
        <w:rPr>
          <w:vertAlign w:val="subscript"/>
          <w:lang w:eastAsia="ja-JP"/>
        </w:rPr>
        <w:t>1</w:t>
      </w:r>
      <w:r>
        <w:rPr>
          <w:lang w:eastAsia="ja-JP"/>
        </w:rPr>
        <w:t xml:space="preserve">, </w:t>
      </w:r>
      <w:r w:rsidRPr="00700002">
        <w:rPr>
          <w:i/>
          <w:iCs/>
          <w:lang w:eastAsia="ja-JP"/>
        </w:rPr>
        <w:t>B’</w:t>
      </w:r>
      <w:r>
        <w:rPr>
          <w:i/>
          <w:iCs/>
          <w:lang w:eastAsia="ja-JP"/>
        </w:rPr>
        <w:t>’</w:t>
      </w:r>
      <w:r w:rsidRPr="00700002">
        <w:rPr>
          <w:i/>
          <w:iCs/>
          <w:vertAlign w:val="subscript"/>
          <w:lang w:eastAsia="ja-JP"/>
        </w:rPr>
        <w:t>o</w:t>
      </w:r>
      <w:r w:rsidRPr="00700002">
        <w:rPr>
          <w:vertAlign w:val="subscript"/>
          <w:lang w:eastAsia="ja-JP"/>
        </w:rPr>
        <w:t>2</w:t>
      </w:r>
      <w:r>
        <w:rPr>
          <w:lang w:eastAsia="ja-JP"/>
        </w:rPr>
        <w:t xml:space="preserve">, and </w:t>
      </w:r>
      <w:proofErr w:type="spellStart"/>
      <w:r>
        <w:rPr>
          <w:i/>
          <w:iCs/>
          <w:lang w:eastAsia="ja-JP"/>
        </w:rPr>
        <w:t>B’’</w:t>
      </w:r>
      <w:r>
        <w:rPr>
          <w:i/>
          <w:iCs/>
          <w:vertAlign w:val="subscript"/>
          <w:lang w:eastAsia="ja-JP"/>
        </w:rPr>
        <w:t>c</w:t>
      </w:r>
      <w:proofErr w:type="spellEnd"/>
      <w:r>
        <w:rPr>
          <w:lang w:eastAsia="ja-JP"/>
        </w:rPr>
        <w:t xml:space="preserve"> also </w:t>
      </w:r>
      <w:proofErr w:type="gramStart"/>
      <w:r>
        <w:rPr>
          <w:lang w:eastAsia="ja-JP"/>
        </w:rPr>
        <w:t>reach</w:t>
      </w:r>
      <w:proofErr w:type="gramEnd"/>
      <w:r>
        <w:rPr>
          <w:lang w:eastAsia="ja-JP"/>
        </w:rPr>
        <w:t xml:space="preserve"> their peak values</w:t>
      </w:r>
      <w:ins w:id="172" w:author="ROQUE Karl Raymond Dela Cruz" w:date="2026-01-02T16:05:00Z" w16du:dateUtc="2026-01-02T07:05:00Z">
        <w:r w:rsidR="00BB4E0D">
          <w:rPr>
            <w:lang w:eastAsia="ja-JP"/>
          </w:rPr>
          <w:t>,</w:t>
        </w:r>
      </w:ins>
      <w:del w:id="173" w:author="ROQUE Karl Raymond Dela Cruz" w:date="2026-01-02T16:05:00Z" w16du:dateUtc="2026-01-02T07:05:00Z">
        <w:r w:rsidR="00914A2C" w:rsidDel="00BB4E0D">
          <w:rPr>
            <w:lang w:eastAsia="ja-JP"/>
          </w:rPr>
          <w:delText>.</w:delText>
        </w:r>
        <w:r w:rsidDel="00BB4E0D">
          <w:rPr>
            <w:lang w:eastAsia="ja-JP"/>
          </w:rPr>
          <w:delText xml:space="preserve"> </w:delText>
        </w:r>
        <w:r w:rsidR="00914A2C" w:rsidDel="00BB4E0D">
          <w:rPr>
            <w:lang w:eastAsia="ja-JP"/>
          </w:rPr>
          <w:delText xml:space="preserve">The peak value of </w:delText>
        </w:r>
        <w:r w:rsidR="00914A2C" w:rsidRPr="00914A2C" w:rsidDel="00BB4E0D">
          <w:rPr>
            <w:i/>
            <w:iCs/>
            <w:lang w:eastAsia="ja-JP"/>
          </w:rPr>
          <w:delText>B’’</w:delText>
        </w:r>
        <w:r w:rsidR="00914A2C" w:rsidRPr="00914A2C" w:rsidDel="00BB4E0D">
          <w:rPr>
            <w:i/>
            <w:iCs/>
            <w:vertAlign w:val="subscript"/>
            <w:lang w:eastAsia="ja-JP"/>
          </w:rPr>
          <w:delText>c</w:delText>
        </w:r>
        <w:r w:rsidR="00914A2C" w:rsidDel="00BB4E0D">
          <w:rPr>
            <w:lang w:eastAsia="ja-JP"/>
          </w:rPr>
          <w:delText xml:space="preserve"> is</w:delText>
        </w:r>
      </w:del>
      <w:r w:rsidR="00914A2C">
        <w:rPr>
          <w:lang w:eastAsia="ja-JP"/>
        </w:rPr>
        <w:t xml:space="preserve"> given by</w:t>
      </w:r>
      <w:ins w:id="174" w:author="ROQUE Karl Raymond Dela Cruz" w:date="2026-01-02T15:51:00Z" w16du:dateUtc="2026-01-02T06:51:00Z">
        <w:r w:rsidR="00E67952">
          <w:rPr>
            <w:lang w:eastAsia="ja-JP"/>
          </w:rPr>
          <w:t xml:space="preserve"> (</w:t>
        </w:r>
      </w:ins>
      <w:ins w:id="175" w:author="ROQUE Karl Raymond Dela Cruz" w:date="2026-01-02T16:02:00Z" w16du:dateUtc="2026-01-02T07:02:00Z">
        <w:r w:rsidR="00BB4E0D">
          <w:rPr>
            <w:lang w:eastAsia="ja-JP"/>
          </w:rPr>
          <w:t>4</w:t>
        </w:r>
      </w:ins>
      <w:ins w:id="176" w:author="ROQUE Karl Raymond Dela Cruz" w:date="2026-01-02T15:51:00Z" w16du:dateUtc="2026-01-02T06:51:00Z">
        <w:r w:rsidR="00E67952">
          <w:rPr>
            <w:lang w:eastAsia="ja-JP"/>
          </w:rPr>
          <w:t>)</w:t>
        </w:r>
      </w:ins>
      <w:r>
        <w:rPr>
          <w:lang w:eastAsia="ja-JP"/>
        </w:rPr>
        <w:t xml:space="preserve">: </w:t>
      </w:r>
    </w:p>
    <w:p w14:paraId="123F9AC0" w14:textId="3798E614" w:rsidR="004C3C7A" w:rsidRPr="00B75751" w:rsidRDefault="001907D5" w:rsidP="004C3C7A">
      <w:pPr>
        <w:pStyle w:val="BodyText"/>
        <w:ind w:left="720"/>
        <w:rPr>
          <w:lang w:eastAsia="ja-JP"/>
        </w:rPr>
      </w:pPr>
      <m:oMathPara>
        <m:oMath>
          <m:eqArr>
            <m:eqArrPr>
              <m:maxDist m:val="1"/>
              <m:ctrlPr>
                <w:rPr>
                  <w:rFonts w:ascii="Cambria Math" w:hAnsi="Cambria Math"/>
                  <w:i/>
                  <w:lang w:eastAsia="ja-JP"/>
                </w:rPr>
              </m:ctrlPr>
            </m:eqArrPr>
            <m:e>
              <m:sSub>
                <m:sSubPr>
                  <m:ctrlPr>
                    <w:rPr>
                      <w:rFonts w:ascii="Cambria Math" w:hAnsi="Cambria Math"/>
                      <w:i/>
                      <w:iCs/>
                      <w:szCs w:val="21"/>
                    </w:rPr>
                  </m:ctrlPr>
                </m:sSubPr>
                <m:e>
                  <m:sSub>
                    <m:sSubPr>
                      <m:ctrlPr>
                        <w:rPr>
                          <w:rFonts w:ascii="Cambria Math" w:hAnsi="Cambria Math"/>
                          <w:i/>
                          <w:szCs w:val="21"/>
                        </w:rPr>
                      </m:ctrlPr>
                    </m:sSubPr>
                    <m:e>
                      <m:r>
                        <w:rPr>
                          <w:rFonts w:ascii="Cambria Math" w:hAnsi="Cambria Math"/>
                          <w:szCs w:val="21"/>
                        </w:rPr>
                        <m:t>B</m:t>
                      </m:r>
                    </m:e>
                    <m:sub>
                      <m:r>
                        <w:rPr>
                          <w:rFonts w:ascii="Cambria Math" w:hAnsi="Cambria Math"/>
                          <w:szCs w:val="21"/>
                        </w:rPr>
                        <m:t>c</m:t>
                      </m:r>
                    </m:sub>
                  </m:sSub>
                  <m:r>
                    <w:rPr>
                      <w:rFonts w:ascii="Cambria Math" w:hAnsi="Cambria Math"/>
                      <w:szCs w:val="21"/>
                    </w:rPr>
                    <m:t>''</m:t>
                  </m:r>
                </m:e>
                <m:sub>
                  <m:r>
                    <w:rPr>
                      <w:rFonts w:ascii="Cambria Math" w:hAnsi="Cambria Math"/>
                      <w:szCs w:val="21"/>
                    </w:rPr>
                    <m:t>pk</m:t>
                  </m:r>
                </m:sub>
              </m:sSub>
              <m:r>
                <w:rPr>
                  <w:rFonts w:ascii="Cambria Math" w:hAnsi="Cambria Math"/>
                  <w:szCs w:val="21"/>
                </w:rPr>
                <m:t>=</m:t>
              </m:r>
              <m:sSub>
                <m:sSubPr>
                  <m:ctrlPr>
                    <w:rPr>
                      <w:rFonts w:ascii="Cambria Math" w:hAnsi="Cambria Math"/>
                      <w:i/>
                      <w:szCs w:val="21"/>
                    </w:rPr>
                  </m:ctrlPr>
                </m:sSubPr>
                <m:e>
                  <m:sSubSup>
                    <m:sSubSupPr>
                      <m:ctrlPr>
                        <w:rPr>
                          <w:rFonts w:ascii="Cambria Math" w:hAnsi="Cambria Math"/>
                          <w:i/>
                          <w:szCs w:val="21"/>
                        </w:rPr>
                      </m:ctrlPr>
                    </m:sSubSupPr>
                    <m:e>
                      <m:r>
                        <w:rPr>
                          <w:rFonts w:ascii="Cambria Math" w:hAnsi="Cambria Math"/>
                          <w:szCs w:val="21"/>
                        </w:rPr>
                        <m:t>B</m:t>
                      </m:r>
                    </m:e>
                    <m:sub>
                      <m:r>
                        <w:rPr>
                          <w:rFonts w:ascii="Cambria Math" w:hAnsi="Cambria Math"/>
                          <w:szCs w:val="21"/>
                        </w:rPr>
                        <m:t>o</m:t>
                      </m:r>
                    </m:sub>
                    <m:sup>
                      <m:r>
                        <w:rPr>
                          <w:rFonts w:ascii="Cambria Math" w:hAnsi="Cambria Math"/>
                          <w:szCs w:val="21"/>
                        </w:rPr>
                        <m:t>''</m:t>
                      </m:r>
                    </m:sup>
                  </m:sSubSup>
                </m:e>
                <m:sub>
                  <m:r>
                    <w:rPr>
                      <w:rFonts w:ascii="Cambria Math" w:hAnsi="Cambria Math"/>
                      <w:szCs w:val="21"/>
                    </w:rPr>
                    <m:t>pk</m:t>
                  </m:r>
                </m:sub>
              </m:sSub>
              <m: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L</m:t>
                          </m:r>
                        </m:e>
                        <m:sub>
                          <m:r>
                            <w:rPr>
                              <w:rFonts w:ascii="Cambria Math" w:hAnsi="Cambria Math"/>
                              <w:szCs w:val="21"/>
                            </w:rPr>
                            <m:t>m</m:t>
                          </m:r>
                        </m:sub>
                      </m:sSub>
                    </m:e>
                    <m:sub>
                      <m:r>
                        <w:rPr>
                          <w:rFonts w:ascii="Cambria Math" w:hAnsi="Cambria Math"/>
                          <w:szCs w:val="21"/>
                        </w:rPr>
                        <m:t>2</m:t>
                      </m:r>
                    </m:sub>
                  </m:sSub>
                  <m:sSub>
                    <m:sSubPr>
                      <m:ctrlPr>
                        <w:rPr>
                          <w:rFonts w:ascii="Cambria Math" w:hAnsi="Cambria Math"/>
                          <w:i/>
                          <w:szCs w:val="21"/>
                        </w:rPr>
                      </m:ctrlPr>
                    </m:sSubPr>
                    <m:e>
                      <m:r>
                        <w:rPr>
                          <w:rFonts w:ascii="Cambria Math" w:hAnsi="Cambria Math"/>
                          <w:szCs w:val="21"/>
                        </w:rPr>
                        <m:t>i</m:t>
                      </m:r>
                    </m:e>
                    <m:sub>
                      <m:sSub>
                        <m:sSubPr>
                          <m:ctrlPr>
                            <w:rPr>
                              <w:rFonts w:ascii="Cambria Math" w:hAnsi="Cambria Math"/>
                              <w:i/>
                              <w:szCs w:val="21"/>
                            </w:rPr>
                          </m:ctrlPr>
                        </m:sSubPr>
                        <m:e>
                          <m:r>
                            <w:rPr>
                              <w:rFonts w:ascii="Cambria Math" w:hAnsi="Cambria Math"/>
                              <w:szCs w:val="21"/>
                            </w:rPr>
                            <m:t>S</m:t>
                          </m:r>
                        </m:e>
                        <m:sub>
                          <m:r>
                            <w:rPr>
                              <w:rFonts w:ascii="Cambria Math" w:hAnsi="Cambria Math"/>
                              <w:szCs w:val="21"/>
                            </w:rPr>
                            <m:t>2</m:t>
                          </m:r>
                        </m:sub>
                      </m:sSub>
                      <m:r>
                        <w:rPr>
                          <w:rFonts w:ascii="Cambria Math" w:hAnsi="Cambria Math"/>
                          <w:szCs w:val="21"/>
                        </w:rPr>
                        <m:t xml:space="preserve">, </m:t>
                      </m:r>
                      <m:r>
                        <w:rPr>
                          <w:rFonts w:ascii="Cambria Math" w:hAnsi="Cambria Math"/>
                          <w:szCs w:val="21"/>
                        </w:rPr>
                        <m:t>pk</m:t>
                      </m:r>
                    </m:sub>
                  </m:sSub>
                </m:num>
                <m:den>
                  <m:sSub>
                    <m:sSubPr>
                      <m:ctrlPr>
                        <w:rPr>
                          <w:rFonts w:ascii="Cambria Math" w:hAnsi="Cambria Math"/>
                          <w:i/>
                          <w:szCs w:val="21"/>
                        </w:rPr>
                      </m:ctrlPr>
                    </m:sSubPr>
                    <m:e>
                      <m:r>
                        <w:rPr>
                          <w:rFonts w:ascii="Cambria Math" w:hAnsi="Cambria Math"/>
                          <w:szCs w:val="21"/>
                        </w:rPr>
                        <m:t>N</m:t>
                      </m:r>
                    </m:e>
                    <m:sub>
                      <m:r>
                        <w:rPr>
                          <w:rFonts w:ascii="Cambria Math" w:hAnsi="Cambria Math"/>
                          <w:szCs w:val="21"/>
                        </w:rPr>
                        <m:t>56</m:t>
                      </m:r>
                    </m:sub>
                  </m:sSub>
                  <m:sSub>
                    <m:sSubPr>
                      <m:ctrlPr>
                        <w:rPr>
                          <w:rFonts w:ascii="Cambria Math" w:hAnsi="Cambria Math"/>
                          <w:i/>
                          <w:szCs w:val="21"/>
                        </w:rPr>
                      </m:ctrlPr>
                    </m:sSubPr>
                    <m:e>
                      <m:r>
                        <w:rPr>
                          <w:rFonts w:ascii="Cambria Math" w:hAnsi="Cambria Math"/>
                          <w:szCs w:val="21"/>
                        </w:rPr>
                        <m:t>A</m:t>
                      </m:r>
                    </m:e>
                    <m:sub>
                      <m:r>
                        <w:rPr>
                          <w:rFonts w:ascii="Cambria Math" w:hAnsi="Cambria Math"/>
                          <w:szCs w:val="21"/>
                        </w:rPr>
                        <m:t>c</m:t>
                      </m:r>
                    </m:sub>
                  </m:sSub>
                </m:den>
              </m:f>
              <m:r>
                <w:rPr>
                  <w:rFonts w:ascii="Cambria Math" w:hAnsi="Cambria Math"/>
                  <w:szCs w:val="21"/>
                </w:rPr>
                <m:t>#</m:t>
              </m:r>
              <m:d>
                <m:dPr>
                  <m:ctrlPr>
                    <w:rPr>
                      <w:rFonts w:ascii="Cambria Math" w:hAnsi="Cambria Math"/>
                      <w:i/>
                      <w:lang w:eastAsia="ja-JP"/>
                    </w:rPr>
                  </m:ctrlPr>
                </m:dPr>
                <m:e>
                  <m:r>
                    <w:del w:id="177" w:author="ROQUE Karl Raymond Dela Cruz" w:date="2026-01-02T16:02:00Z" w16du:dateUtc="2026-01-02T07:02:00Z">
                      <w:rPr>
                        <w:rFonts w:ascii="Cambria Math" w:hAnsi="Cambria Math"/>
                        <w:lang w:eastAsia="ja-JP"/>
                      </w:rPr>
                      <m:t>2</m:t>
                    </w:del>
                  </m:r>
                  <m:r>
                    <w:ins w:id="178" w:author="ROQUE Karl Raymond Dela Cruz" w:date="2026-01-02T16:02:00Z" w16du:dateUtc="2026-01-02T07:02:00Z">
                      <w:rPr>
                        <w:rFonts w:ascii="Cambria Math" w:hAnsi="Cambria Math"/>
                        <w:lang w:eastAsia="ja-JP"/>
                      </w:rPr>
                      <m:t>4</m:t>
                    </w:ins>
                  </m:r>
                </m:e>
              </m:d>
              <m:ctrlPr>
                <w:rPr>
                  <w:rFonts w:ascii="Cambria Math" w:hAnsi="Cambria Math"/>
                  <w:i/>
                  <w:iCs/>
                  <w:szCs w:val="21"/>
                </w:rPr>
              </m:ctrlPr>
            </m:e>
          </m:eqArr>
        </m:oMath>
      </m:oMathPara>
    </w:p>
    <w:p w14:paraId="193FC93C" w14:textId="21578FE4" w:rsidR="004C3C7A" w:rsidRPr="004C3C7A" w:rsidRDefault="004C3C7A" w:rsidP="00A05E43">
      <w:pPr>
        <w:pStyle w:val="ListParagraph"/>
        <w:widowControl w:val="0"/>
        <w:pBdr>
          <w:top w:val="nil"/>
          <w:left w:val="nil"/>
          <w:bottom w:val="nil"/>
          <w:right w:val="nil"/>
          <w:between w:val="nil"/>
        </w:pBdr>
        <w:spacing w:line="252" w:lineRule="auto"/>
        <w:jc w:val="both"/>
        <w:rPr>
          <w:b/>
          <w:bCs/>
          <w:lang w:eastAsia="ja-JP"/>
        </w:rPr>
      </w:pPr>
      <w:r w:rsidRPr="00B75751">
        <w:rPr>
          <w:lang w:eastAsia="ja-JP"/>
        </w:rPr>
        <w:t xml:space="preserve">with </w:t>
      </w:r>
      <w:r w:rsidRPr="00B75751">
        <w:rPr>
          <w:i/>
          <w:iCs/>
          <w:lang w:eastAsia="ja-JP"/>
        </w:rPr>
        <w:t>N</w:t>
      </w:r>
      <w:r w:rsidR="00A05E43" w:rsidRPr="00A05E43">
        <w:rPr>
          <w:vertAlign w:val="subscript"/>
          <w:lang w:eastAsia="ja-JP"/>
        </w:rPr>
        <w:t>56</w:t>
      </w:r>
      <w:r w:rsidRPr="00B75751">
        <w:rPr>
          <w:lang w:eastAsia="ja-JP"/>
        </w:rPr>
        <w:t xml:space="preserve"> as the number of turns in the primary side of the active transformer and </w:t>
      </w:r>
      <w:r w:rsidRPr="00B75751">
        <w:rPr>
          <w:i/>
          <w:iCs/>
          <w:lang w:eastAsia="ja-JP"/>
        </w:rPr>
        <w:t>A</w:t>
      </w:r>
      <w:r w:rsidR="00914A2C">
        <w:rPr>
          <w:i/>
          <w:iCs/>
          <w:vertAlign w:val="subscript"/>
          <w:lang w:eastAsia="ja-JP"/>
        </w:rPr>
        <w:t>c</w:t>
      </w:r>
      <w:r w:rsidRPr="00B75751">
        <w:rPr>
          <w:lang w:eastAsia="ja-JP"/>
        </w:rPr>
        <w:t xml:space="preserve"> is the cross-sectional area of the </w:t>
      </w:r>
      <w:r>
        <w:rPr>
          <w:lang w:eastAsia="ja-JP"/>
        </w:rPr>
        <w:t>outer-</w:t>
      </w:r>
      <w:r w:rsidRPr="00B75751">
        <w:rPr>
          <w:lang w:eastAsia="ja-JP"/>
        </w:rPr>
        <w:t>le</w:t>
      </w:r>
      <w:r>
        <w:rPr>
          <w:lang w:eastAsia="ja-JP"/>
        </w:rPr>
        <w:t xml:space="preserve">g, where </w:t>
      </w:r>
      <w:del w:id="179" w:author="ROQUE Karl Raymond Dela Cruz" w:date="2026-01-02T17:08:00Z" w16du:dateUtc="2026-01-02T08:08:00Z">
        <w:r w:rsidDel="00C271C8">
          <w:rPr>
            <w:lang w:eastAsia="ja-JP"/>
          </w:rPr>
          <w:delText xml:space="preserve">the transformer </w:delText>
        </w:r>
      </w:del>
      <w:r>
        <w:rPr>
          <w:i/>
          <w:iCs/>
          <w:lang w:eastAsia="ja-JP"/>
        </w:rPr>
        <w:t>N</w:t>
      </w:r>
      <w:r w:rsidR="00A05E43">
        <w:rPr>
          <w:vertAlign w:val="subscript"/>
          <w:lang w:eastAsia="ja-JP"/>
        </w:rPr>
        <w:t>56</w:t>
      </w:r>
      <w:r w:rsidRPr="002067EF">
        <w:rPr>
          <w:lang w:eastAsia="ja-JP"/>
        </w:rPr>
        <w:t>-</w:t>
      </w:r>
      <w:r>
        <w:rPr>
          <w:i/>
          <w:iCs/>
          <w:lang w:eastAsia="ja-JP"/>
        </w:rPr>
        <w:t>N</w:t>
      </w:r>
      <w:r w:rsidR="00A05E43">
        <w:rPr>
          <w:vertAlign w:val="subscript"/>
          <w:lang w:eastAsia="ja-JP"/>
        </w:rPr>
        <w:t>78</w:t>
      </w:r>
      <w:r>
        <w:rPr>
          <w:lang w:eastAsia="ja-JP"/>
        </w:rPr>
        <w:t xml:space="preserve"> is wound</w:t>
      </w:r>
      <w:r w:rsidRPr="00B75751">
        <w:rPr>
          <w:lang w:eastAsia="ja-JP"/>
        </w:rPr>
        <w:t>.</w:t>
      </w:r>
    </w:p>
    <w:p w14:paraId="7E0CD385" w14:textId="14DF2CA6" w:rsidR="00700002" w:rsidRPr="00700002" w:rsidRDefault="00700002" w:rsidP="004C3C7A">
      <w:pPr>
        <w:pStyle w:val="ListParagraph"/>
        <w:widowControl w:val="0"/>
        <w:pBdr>
          <w:top w:val="nil"/>
          <w:left w:val="nil"/>
          <w:bottom w:val="nil"/>
          <w:right w:val="nil"/>
          <w:between w:val="nil"/>
        </w:pBdr>
        <w:spacing w:line="252" w:lineRule="auto"/>
        <w:jc w:val="both"/>
        <w:rPr>
          <w:color w:val="000000"/>
        </w:rPr>
      </w:pPr>
    </w:p>
    <w:p w14:paraId="32289B70" w14:textId="5478563C" w:rsidR="00A66F7A" w:rsidRPr="00A66F7A" w:rsidRDefault="00917FE7" w:rsidP="00A66F7A">
      <w:pPr>
        <w:pStyle w:val="ListParagraph"/>
        <w:widowControl w:val="0"/>
        <w:numPr>
          <w:ilvl w:val="0"/>
          <w:numId w:val="29"/>
        </w:numPr>
        <w:pBdr>
          <w:top w:val="nil"/>
          <w:left w:val="nil"/>
          <w:bottom w:val="nil"/>
          <w:right w:val="nil"/>
          <w:between w:val="nil"/>
        </w:pBdr>
        <w:spacing w:line="252" w:lineRule="auto"/>
        <w:jc w:val="both"/>
        <w:rPr>
          <w:color w:val="000000"/>
        </w:rPr>
      </w:pPr>
      <w:r w:rsidRPr="002E04FE">
        <w:rPr>
          <w:lang w:eastAsia="ja-JP"/>
        </w:rPr>
        <w:t>Mode 6</w:t>
      </w:r>
      <w:r w:rsidRPr="002E04FE">
        <w:rPr>
          <w:i/>
          <w:iCs/>
          <w:lang w:eastAsia="ja-JP"/>
        </w:rPr>
        <w:t xml:space="preserve"> </w:t>
      </w:r>
      <w:r w:rsidRPr="002E04FE">
        <w:rPr>
          <w:lang w:eastAsia="ja-JP"/>
        </w:rPr>
        <w:t>(</w:t>
      </w:r>
      <w:r w:rsidRPr="002E04FE">
        <w:rPr>
          <w:i/>
          <w:iCs/>
          <w:lang w:eastAsia="ja-JP"/>
        </w:rPr>
        <w:t>t</w:t>
      </w:r>
      <w:r w:rsidRPr="002E04FE">
        <w:rPr>
          <w:vertAlign w:val="subscript"/>
          <w:lang w:eastAsia="ja-JP"/>
        </w:rPr>
        <w:t xml:space="preserve">6 </w:t>
      </w:r>
      <w:r w:rsidRPr="002E04FE">
        <w:rPr>
          <w:lang w:eastAsia="ja-JP"/>
        </w:rPr>
        <w:t xml:space="preserve">&lt; </w:t>
      </w:r>
      <w:r w:rsidRPr="002E04FE">
        <w:rPr>
          <w:i/>
          <w:iCs/>
          <w:lang w:eastAsia="ja-JP"/>
        </w:rPr>
        <w:t xml:space="preserve">t </w:t>
      </w:r>
      <w:r w:rsidRPr="002E04FE">
        <w:rPr>
          <w:lang w:eastAsia="ja-JP"/>
        </w:rPr>
        <w:t xml:space="preserve">&lt; </w:t>
      </w:r>
      <w:r w:rsidRPr="002E04FE">
        <w:rPr>
          <w:i/>
          <w:iCs/>
          <w:lang w:eastAsia="ja-JP"/>
        </w:rPr>
        <w:t>t</w:t>
      </w:r>
      <w:r w:rsidRPr="002E04FE">
        <w:rPr>
          <w:vertAlign w:val="subscript"/>
          <w:lang w:eastAsia="ja-JP"/>
        </w:rPr>
        <w:t>7</w:t>
      </w:r>
      <w:r w:rsidR="004F5411" w:rsidRPr="002E04FE">
        <w:rPr>
          <w:rFonts w:eastAsia="Malgun Gothic"/>
          <w:color w:val="000000"/>
          <w:lang w:eastAsia="ko-KR"/>
        </w:rPr>
        <w:t>, Fig. 3(f)</w:t>
      </w:r>
      <w:r w:rsidRPr="002E04FE">
        <w:rPr>
          <w:lang w:eastAsia="ja-JP"/>
        </w:rPr>
        <w:t>)</w:t>
      </w:r>
      <w:r w:rsidRPr="00B75751">
        <w:rPr>
          <w:lang w:eastAsia="ja-JP"/>
        </w:rPr>
        <w:t xml:space="preserve">: </w:t>
      </w:r>
      <w:r w:rsidR="00C925E0" w:rsidRPr="00B75751">
        <w:rPr>
          <w:lang w:eastAsia="ja-JP"/>
        </w:rPr>
        <w:t xml:space="preserve">Switch </w:t>
      </w:r>
      <w:r w:rsidR="00C925E0" w:rsidRPr="00700002">
        <w:rPr>
          <w:i/>
          <w:iCs/>
          <w:lang w:eastAsia="ja-JP"/>
        </w:rPr>
        <w:t>S</w:t>
      </w:r>
      <w:r w:rsidR="002A7C38" w:rsidRPr="00700002">
        <w:rPr>
          <w:vertAlign w:val="subscript"/>
          <w:lang w:eastAsia="ja-JP"/>
        </w:rPr>
        <w:t>2</w:t>
      </w:r>
      <w:r w:rsidR="00C925E0" w:rsidRPr="00B75751">
        <w:rPr>
          <w:lang w:eastAsia="ja-JP"/>
        </w:rPr>
        <w:t xml:space="preserve"> turns off, </w:t>
      </w:r>
      <w:r w:rsidR="00C925E0" w:rsidRPr="008A519F">
        <w:rPr>
          <w:lang w:eastAsia="ja-JP"/>
        </w:rPr>
        <w:t xml:space="preserve">initiating the discharge </w:t>
      </w:r>
      <w:del w:id="180" w:author="ROQUE Karl Raymond Dela Cruz" w:date="2026-01-02T17:08:00Z" w16du:dateUtc="2026-01-02T08:08:00Z">
        <w:r w:rsidR="00C925E0" w:rsidRPr="008A519F" w:rsidDel="00C271C8">
          <w:rPr>
            <w:lang w:eastAsia="ja-JP"/>
          </w:rPr>
          <w:delText xml:space="preserve">phase </w:delText>
        </w:r>
      </w:del>
      <w:r w:rsidR="00C925E0" w:rsidRPr="008A519F">
        <w:rPr>
          <w:lang w:eastAsia="ja-JP"/>
        </w:rPr>
        <w:t xml:space="preserve">of </w:t>
      </w:r>
      <w:del w:id="181" w:author="ROQUE Karl Raymond Dela Cruz" w:date="2026-01-02T17:08:00Z" w16du:dateUtc="2026-01-02T08:08:00Z">
        <w:r w:rsidR="00C925E0" w:rsidRPr="008A519F" w:rsidDel="00C271C8">
          <w:rPr>
            <w:lang w:eastAsia="ja-JP"/>
          </w:rPr>
          <w:delText xml:space="preserve">transformer </w:delText>
        </w:r>
      </w:del>
      <w:r w:rsidR="00C925E0" w:rsidRPr="00700002">
        <w:rPr>
          <w:i/>
          <w:iCs/>
          <w:lang w:eastAsia="ja-JP"/>
        </w:rPr>
        <w:t>N</w:t>
      </w:r>
      <w:r w:rsidR="002A7C38" w:rsidRPr="00700002">
        <w:rPr>
          <w:vertAlign w:val="subscript"/>
          <w:lang w:eastAsia="ja-JP"/>
        </w:rPr>
        <w:t>56</w:t>
      </w:r>
      <w:r w:rsidR="00C925E0">
        <w:rPr>
          <w:lang w:eastAsia="ja-JP"/>
        </w:rPr>
        <w:t>-</w:t>
      </w:r>
      <w:r w:rsidR="00C925E0" w:rsidRPr="00700002">
        <w:rPr>
          <w:i/>
          <w:iCs/>
          <w:lang w:eastAsia="ja-JP"/>
        </w:rPr>
        <w:t>N</w:t>
      </w:r>
      <w:r w:rsidR="002A7C38" w:rsidRPr="00700002">
        <w:rPr>
          <w:vertAlign w:val="subscript"/>
          <w:lang w:eastAsia="ja-JP"/>
        </w:rPr>
        <w:t>78</w:t>
      </w:r>
      <w:r w:rsidR="00C925E0" w:rsidRPr="008A519F">
        <w:rPr>
          <w:lang w:eastAsia="ja-JP"/>
        </w:rPr>
        <w:t xml:space="preserve">. </w:t>
      </w:r>
      <w:del w:id="182" w:author="ROQUE Karl Raymond Dela Cruz" w:date="2026-01-02T16:29:00Z" w16du:dateUtc="2026-01-02T07:29:00Z">
        <w:r w:rsidR="002A7C38" w:rsidDel="00B23352">
          <w:rPr>
            <w:lang w:eastAsia="ja-JP"/>
          </w:rPr>
          <w:delText>T</w:delText>
        </w:r>
        <w:r w:rsidR="00C925E0" w:rsidRPr="008A519F" w:rsidDel="00B23352">
          <w:rPr>
            <w:lang w:eastAsia="ja-JP"/>
          </w:rPr>
          <w:delText xml:space="preserve">he </w:delText>
        </w:r>
        <w:r w:rsidR="002A7C38" w:rsidDel="00B23352">
          <w:rPr>
            <w:lang w:eastAsia="ja-JP"/>
          </w:rPr>
          <w:delText>c</w:delText>
        </w:r>
      </w:del>
      <w:ins w:id="183" w:author="ROQUE Karl Raymond Dela Cruz" w:date="2026-01-02T16:29:00Z" w16du:dateUtc="2026-01-02T07:29:00Z">
        <w:r w:rsidR="00B23352">
          <w:rPr>
            <w:lang w:eastAsia="ja-JP"/>
          </w:rPr>
          <w:t>C</w:t>
        </w:r>
      </w:ins>
      <w:r w:rsidR="002A7C38">
        <w:rPr>
          <w:lang w:eastAsia="ja-JP"/>
        </w:rPr>
        <w:t xml:space="preserve">urrents </w:t>
      </w:r>
      <w:r w:rsidR="00C925E0" w:rsidRPr="00700002">
        <w:rPr>
          <w:i/>
          <w:iCs/>
          <w:lang w:eastAsia="ja-JP"/>
        </w:rPr>
        <w:t>i</w:t>
      </w:r>
      <w:r w:rsidR="00C925E0" w:rsidRPr="00700002">
        <w:rPr>
          <w:i/>
          <w:iCs/>
          <w:vertAlign w:val="subscript"/>
          <w:lang w:eastAsia="ja-JP"/>
        </w:rPr>
        <w:t>Lm</w:t>
      </w:r>
      <w:r w:rsidR="002A7C38" w:rsidRPr="00700002">
        <w:rPr>
          <w:vertAlign w:val="subscript"/>
          <w:lang w:eastAsia="ja-JP"/>
        </w:rPr>
        <w:t>2</w:t>
      </w:r>
      <w:r w:rsidR="00C925E0" w:rsidRPr="00966016">
        <w:rPr>
          <w:lang w:eastAsia="ja-JP"/>
        </w:rPr>
        <w:t xml:space="preserve">, </w:t>
      </w:r>
      <w:r w:rsidR="00C925E0" w:rsidRPr="00700002">
        <w:rPr>
          <w:i/>
          <w:iCs/>
          <w:lang w:eastAsia="ja-JP"/>
        </w:rPr>
        <w:t>i</w:t>
      </w:r>
      <w:r w:rsidR="00C925E0" w:rsidRPr="00700002">
        <w:rPr>
          <w:i/>
          <w:iCs/>
          <w:vertAlign w:val="subscript"/>
          <w:lang w:eastAsia="ja-JP"/>
        </w:rPr>
        <w:t>D</w:t>
      </w:r>
      <w:r w:rsidR="002A7C38" w:rsidRPr="00700002">
        <w:rPr>
          <w:vertAlign w:val="subscript"/>
          <w:lang w:eastAsia="ja-JP"/>
        </w:rPr>
        <w:t>2</w:t>
      </w:r>
      <w:r w:rsidR="00C925E0" w:rsidRPr="00966016">
        <w:rPr>
          <w:lang w:eastAsia="ja-JP"/>
        </w:rPr>
        <w:t xml:space="preserve">, </w:t>
      </w:r>
      <w:r w:rsidR="00C925E0" w:rsidRPr="00966016">
        <w:rPr>
          <w:lang w:eastAsia="ja-JP"/>
        </w:rPr>
        <w:t xml:space="preserve">and </w:t>
      </w:r>
      <w:del w:id="184" w:author="ROQUE Karl Raymond Dela Cruz" w:date="2026-01-02T16:05:00Z" w16du:dateUtc="2026-01-02T07:05:00Z">
        <w:r w:rsidR="00C925E0" w:rsidRPr="00966016" w:rsidDel="00BB4E0D">
          <w:rPr>
            <w:lang w:eastAsia="ja-JP"/>
          </w:rPr>
          <w:delText xml:space="preserve">flux densities </w:delText>
        </w:r>
      </w:del>
      <w:r w:rsidR="00C925E0" w:rsidRPr="00700002">
        <w:rPr>
          <w:i/>
          <w:iCs/>
          <w:lang w:eastAsia="ja-JP"/>
        </w:rPr>
        <w:t>B’</w:t>
      </w:r>
      <w:r w:rsidR="002A7C38" w:rsidRPr="00700002">
        <w:rPr>
          <w:i/>
          <w:iCs/>
          <w:lang w:eastAsia="ja-JP"/>
        </w:rPr>
        <w:t>’</w:t>
      </w:r>
      <w:r w:rsidR="00C925E0" w:rsidRPr="00700002">
        <w:rPr>
          <w:i/>
          <w:iCs/>
          <w:vertAlign w:val="subscript"/>
          <w:lang w:eastAsia="ja-JP"/>
        </w:rPr>
        <w:t>o</w:t>
      </w:r>
      <w:r w:rsidR="00C925E0" w:rsidRPr="00700002">
        <w:rPr>
          <w:vertAlign w:val="subscript"/>
          <w:lang w:eastAsia="ja-JP"/>
        </w:rPr>
        <w:t>1</w:t>
      </w:r>
      <w:r w:rsidR="002A7C38">
        <w:rPr>
          <w:lang w:eastAsia="ja-JP"/>
        </w:rPr>
        <w:t xml:space="preserve">, </w:t>
      </w:r>
      <w:proofErr w:type="spellStart"/>
      <w:r w:rsidR="002A7C38" w:rsidRPr="00700002">
        <w:rPr>
          <w:i/>
          <w:iCs/>
          <w:lang w:eastAsia="ja-JP"/>
        </w:rPr>
        <w:t>B’’</w:t>
      </w:r>
      <w:r w:rsidR="002A7C38" w:rsidRPr="00700002">
        <w:rPr>
          <w:i/>
          <w:iCs/>
          <w:vertAlign w:val="subscript"/>
          <w:lang w:eastAsia="ja-JP"/>
        </w:rPr>
        <w:t>c</w:t>
      </w:r>
      <w:proofErr w:type="spellEnd"/>
      <w:r w:rsidR="00642854" w:rsidRPr="00700002">
        <w:rPr>
          <w:i/>
          <w:iCs/>
          <w:lang w:eastAsia="ja-JP"/>
        </w:rPr>
        <w:t xml:space="preserve">, </w:t>
      </w:r>
      <w:r w:rsidR="00642854">
        <w:rPr>
          <w:lang w:eastAsia="ja-JP"/>
        </w:rPr>
        <w:t xml:space="preserve">and </w:t>
      </w:r>
      <w:r w:rsidR="00C925E0" w:rsidRPr="00700002">
        <w:rPr>
          <w:i/>
          <w:iCs/>
          <w:lang w:eastAsia="ja-JP"/>
        </w:rPr>
        <w:t>B’</w:t>
      </w:r>
      <w:r w:rsidR="00642854" w:rsidRPr="00700002">
        <w:rPr>
          <w:i/>
          <w:iCs/>
          <w:lang w:eastAsia="ja-JP"/>
        </w:rPr>
        <w:t>’</w:t>
      </w:r>
      <w:r w:rsidR="00C925E0" w:rsidRPr="00700002">
        <w:rPr>
          <w:i/>
          <w:iCs/>
          <w:vertAlign w:val="subscript"/>
          <w:lang w:eastAsia="ja-JP"/>
        </w:rPr>
        <w:t>o</w:t>
      </w:r>
      <w:r w:rsidR="00C925E0" w:rsidRPr="00700002">
        <w:rPr>
          <w:vertAlign w:val="subscript"/>
          <w:lang w:eastAsia="ja-JP"/>
        </w:rPr>
        <w:t>2</w:t>
      </w:r>
      <w:r w:rsidR="00C925E0" w:rsidRPr="008A519F">
        <w:rPr>
          <w:lang w:eastAsia="ja-JP"/>
        </w:rPr>
        <w:t xml:space="preserve"> </w:t>
      </w:r>
      <w:del w:id="185" w:author="ROQUE Karl Raymond Dela Cruz" w:date="2026-01-02T16:06:00Z" w16du:dateUtc="2026-01-02T07:06:00Z">
        <w:r w:rsidR="00C925E0" w:rsidRPr="008A519F" w:rsidDel="00BB4E0D">
          <w:rPr>
            <w:lang w:eastAsia="ja-JP"/>
          </w:rPr>
          <w:delText xml:space="preserve">begin to </w:delText>
        </w:r>
      </w:del>
      <w:r w:rsidR="00C925E0" w:rsidRPr="008A519F">
        <w:rPr>
          <w:lang w:eastAsia="ja-JP"/>
        </w:rPr>
        <w:t xml:space="preserve">decrease linearly. </w:t>
      </w:r>
      <w:r w:rsidR="00C925E0">
        <w:rPr>
          <w:lang w:eastAsia="ja-JP"/>
        </w:rPr>
        <w:t>T</w:t>
      </w:r>
      <w:r w:rsidR="00C925E0" w:rsidRPr="008A519F">
        <w:rPr>
          <w:lang w:eastAsia="ja-JP"/>
        </w:rPr>
        <w:t xml:space="preserve">ransformer </w:t>
      </w:r>
      <w:r w:rsidR="00C925E0" w:rsidRPr="00700002">
        <w:rPr>
          <w:i/>
          <w:iCs/>
          <w:lang w:eastAsia="ja-JP"/>
        </w:rPr>
        <w:t>N</w:t>
      </w:r>
      <w:r w:rsidR="00D5015C" w:rsidRPr="00700002">
        <w:rPr>
          <w:vertAlign w:val="subscript"/>
          <w:lang w:eastAsia="ja-JP"/>
        </w:rPr>
        <w:t>12</w:t>
      </w:r>
      <w:r w:rsidR="00D5015C">
        <w:rPr>
          <w:lang w:eastAsia="ja-JP"/>
        </w:rPr>
        <w:t>-</w:t>
      </w:r>
      <w:r w:rsidR="00C925E0" w:rsidRPr="00700002">
        <w:rPr>
          <w:i/>
          <w:iCs/>
          <w:lang w:eastAsia="ja-JP"/>
        </w:rPr>
        <w:t>N</w:t>
      </w:r>
      <w:r w:rsidR="00D5015C" w:rsidRPr="00700002">
        <w:rPr>
          <w:vertAlign w:val="subscript"/>
          <w:lang w:eastAsia="ja-JP"/>
        </w:rPr>
        <w:t>34</w:t>
      </w:r>
      <w:r w:rsidR="00C925E0" w:rsidRPr="008A519F">
        <w:rPr>
          <w:lang w:eastAsia="ja-JP"/>
        </w:rPr>
        <w:t xml:space="preserve"> remains </w:t>
      </w:r>
      <w:r w:rsidR="00C925E0">
        <w:rPr>
          <w:lang w:eastAsia="ja-JP"/>
        </w:rPr>
        <w:t>inactive</w:t>
      </w:r>
      <w:del w:id="186" w:author="ROQUE Karl Raymond Dela Cruz" w:date="2026-01-02T16:06:00Z" w16du:dateUtc="2026-01-02T07:06:00Z">
        <w:r w:rsidR="00C925E0" w:rsidDel="00BB4E0D">
          <w:rPr>
            <w:lang w:eastAsia="ja-JP"/>
          </w:rPr>
          <w:delText xml:space="preserve"> in this period</w:delText>
        </w:r>
      </w:del>
      <w:commentRangeStart w:id="187"/>
      <w:commentRangeStart w:id="188"/>
      <w:r w:rsidR="00C925E0" w:rsidRPr="008A519F">
        <w:rPr>
          <w:lang w:eastAsia="ja-JP"/>
        </w:rPr>
        <w:t>.</w:t>
      </w:r>
      <w:r w:rsidR="00C925E0">
        <w:rPr>
          <w:lang w:eastAsia="ja-JP"/>
        </w:rPr>
        <w:t xml:space="preserve"> </w:t>
      </w:r>
      <w:commentRangeEnd w:id="187"/>
      <w:r w:rsidR="002023B0">
        <w:rPr>
          <w:rStyle w:val="CommentReference"/>
        </w:rPr>
        <w:commentReference w:id="187"/>
      </w:r>
      <w:commentRangeEnd w:id="188"/>
      <w:commentRangeEnd w:id="128"/>
      <w:r w:rsidR="003D2C35">
        <w:rPr>
          <w:rStyle w:val="CommentReference"/>
        </w:rPr>
        <w:commentReference w:id="188"/>
      </w:r>
      <w:r w:rsidR="005F108F">
        <w:rPr>
          <w:rStyle w:val="CommentReference"/>
        </w:rPr>
        <w:commentReference w:id="128"/>
      </w:r>
    </w:p>
    <w:p w14:paraId="5D1C0FE2" w14:textId="77777777" w:rsidR="00A66F7A" w:rsidRDefault="00A66F7A" w:rsidP="00A66F7A">
      <w:pPr>
        <w:pStyle w:val="ListParagraph"/>
        <w:widowControl w:val="0"/>
        <w:pBdr>
          <w:top w:val="nil"/>
          <w:left w:val="nil"/>
          <w:bottom w:val="nil"/>
          <w:right w:val="nil"/>
          <w:between w:val="nil"/>
        </w:pBdr>
        <w:spacing w:line="252" w:lineRule="auto"/>
        <w:jc w:val="both"/>
        <w:rPr>
          <w:b/>
          <w:bCs/>
          <w:lang w:eastAsia="ja-JP"/>
        </w:rPr>
      </w:pPr>
    </w:p>
    <w:p w14:paraId="2D9A4C94" w14:textId="06B3F2DB" w:rsidR="00A66F7A" w:rsidRPr="00BB4E0D" w:rsidDel="00B23352" w:rsidRDefault="00A66F7A">
      <w:pPr>
        <w:widowControl w:val="0"/>
        <w:pBdr>
          <w:top w:val="nil"/>
          <w:left w:val="nil"/>
          <w:bottom w:val="nil"/>
          <w:right w:val="nil"/>
          <w:between w:val="nil"/>
        </w:pBdr>
        <w:spacing w:line="252" w:lineRule="auto"/>
        <w:jc w:val="both"/>
        <w:rPr>
          <w:del w:id="189" w:author="ROQUE Karl Raymond Dela Cruz" w:date="2026-01-02T16:23:00Z" w16du:dateUtc="2026-01-02T07:23:00Z"/>
          <w:color w:val="000000"/>
        </w:rPr>
        <w:pPrChange w:id="190" w:author="ROQUE Karl Raymond Dela Cruz" w:date="2026-01-02T16:06:00Z" w16du:dateUtc="2026-01-02T07:06:00Z">
          <w:pPr>
            <w:pStyle w:val="ListParagraph"/>
            <w:widowControl w:val="0"/>
            <w:pBdr>
              <w:top w:val="nil"/>
              <w:left w:val="nil"/>
              <w:bottom w:val="nil"/>
              <w:right w:val="nil"/>
              <w:between w:val="nil"/>
            </w:pBdr>
            <w:spacing w:line="252" w:lineRule="auto"/>
            <w:jc w:val="both"/>
          </w:pPr>
        </w:pPrChange>
      </w:pPr>
      <w:commentRangeStart w:id="191"/>
      <w:commentRangeStart w:id="192"/>
      <w:r w:rsidRPr="00BB4E0D">
        <w:rPr>
          <w:lang w:val="x-none" w:eastAsia="ja-JP"/>
          <w:rPrChange w:id="193" w:author="ROQUE Karl Raymond Dela Cruz" w:date="2026-01-02T16:06:00Z" w16du:dateUtc="2026-01-02T07:06:00Z">
            <w:rPr>
              <w:lang w:eastAsia="ja-JP"/>
            </w:rPr>
          </w:rPrChange>
        </w:rPr>
        <w:t xml:space="preserve">For </w:t>
      </w:r>
      <w:r w:rsidR="00457FBC" w:rsidRPr="00BB4E0D">
        <w:rPr>
          <w:lang w:val="x-none" w:eastAsia="ja-JP"/>
          <w:rPrChange w:id="194" w:author="ROQUE Karl Raymond Dela Cruz" w:date="2026-01-02T16:06:00Z" w16du:dateUtc="2026-01-02T07:06:00Z">
            <w:rPr>
              <w:lang w:eastAsia="ja-JP"/>
            </w:rPr>
          </w:rPrChange>
        </w:rPr>
        <w:t xml:space="preserve">modes 4-6, </w:t>
      </w:r>
      <w:del w:id="195" w:author="ROQUE Karl Raymond Dela Cruz" w:date="2026-01-03T01:51:00Z" w16du:dateUtc="2026-01-02T16:51:00Z">
        <w:r w:rsidR="00457FBC" w:rsidRPr="00BB4E0D" w:rsidDel="00F97566">
          <w:rPr>
            <w:lang w:val="x-none" w:eastAsia="ja-JP"/>
            <w:rPrChange w:id="196" w:author="ROQUE Karl Raymond Dela Cruz" w:date="2026-01-02T16:06:00Z" w16du:dateUtc="2026-01-02T07:06:00Z">
              <w:rPr>
                <w:lang w:eastAsia="ja-JP"/>
              </w:rPr>
            </w:rPrChange>
          </w:rPr>
          <w:delText>which is the</w:delText>
        </w:r>
        <w:r w:rsidRPr="00BB4E0D" w:rsidDel="00F97566">
          <w:rPr>
            <w:lang w:val="x-none" w:eastAsia="ja-JP"/>
            <w:rPrChange w:id="197" w:author="ROQUE Karl Raymond Dela Cruz" w:date="2026-01-02T16:06:00Z" w16du:dateUtc="2026-01-02T07:06:00Z">
              <w:rPr>
                <w:lang w:eastAsia="ja-JP"/>
              </w:rPr>
            </w:rPrChange>
          </w:rPr>
          <w:delText xml:space="preserve"> negative cycle,</w:delText>
        </w:r>
      </w:del>
      <w:del w:id="198" w:author="ROQUE Karl Raymond Dela Cruz" w:date="2026-01-03T01:52:00Z" w16du:dateUtc="2026-01-02T16:52:00Z">
        <w:r w:rsidRPr="00BB4E0D" w:rsidDel="00F97566">
          <w:rPr>
            <w:lang w:val="x-none" w:eastAsia="ja-JP"/>
            <w:rPrChange w:id="199" w:author="ROQUE Karl Raymond Dela Cruz" w:date="2026-01-02T16:06:00Z" w16du:dateUtc="2026-01-02T07:06:00Z">
              <w:rPr>
                <w:lang w:eastAsia="ja-JP"/>
              </w:rPr>
            </w:rPrChange>
          </w:rPr>
          <w:delText xml:space="preserve"> </w:delText>
        </w:r>
      </w:del>
      <w:r w:rsidRPr="00BB4E0D">
        <w:rPr>
          <w:lang w:val="x-none" w:eastAsia="ja-JP"/>
          <w:rPrChange w:id="200" w:author="ROQUE Karl Raymond Dela Cruz" w:date="2026-01-02T16:06:00Z" w16du:dateUtc="2026-01-02T07:06:00Z">
            <w:rPr>
              <w:lang w:eastAsia="ja-JP"/>
            </w:rPr>
          </w:rPrChange>
        </w:rPr>
        <w:t xml:space="preserve">since the magnetic resistance of both outer legs is equal, the magnetic flux is divided equally into both outer legs. Furthermore, since the number of turns of both outer legs is equal and wound in an opposite polarity, the electromotive force generated in </w:t>
      </w:r>
      <w:r w:rsidRPr="00BB4E0D">
        <w:rPr>
          <w:i/>
          <w:iCs/>
          <w:lang w:val="x-none" w:eastAsia="ja-JP"/>
          <w:rPrChange w:id="201" w:author="ROQUE Karl Raymond Dela Cruz" w:date="2026-01-02T16:06:00Z" w16du:dateUtc="2026-01-02T07:06:00Z">
            <w:rPr>
              <w:i/>
              <w:iCs/>
              <w:lang w:eastAsia="ja-JP"/>
            </w:rPr>
          </w:rPrChange>
        </w:rPr>
        <w:t>N</w:t>
      </w:r>
      <w:r w:rsidRPr="00BB4E0D">
        <w:rPr>
          <w:vertAlign w:val="subscript"/>
          <w:lang w:val="x-none" w:eastAsia="ja-JP"/>
          <w:rPrChange w:id="202" w:author="ROQUE Karl Raymond Dela Cruz" w:date="2026-01-02T16:06:00Z" w16du:dateUtc="2026-01-02T07:06:00Z">
            <w:rPr>
              <w:vertAlign w:val="subscript"/>
              <w:lang w:eastAsia="ja-JP"/>
            </w:rPr>
          </w:rPrChange>
        </w:rPr>
        <w:t>12</w:t>
      </w:r>
      <w:r w:rsidRPr="00BB4E0D">
        <w:rPr>
          <w:lang w:val="x-none" w:eastAsia="ja-JP"/>
          <w:rPrChange w:id="203" w:author="ROQUE Karl Raymond Dela Cruz" w:date="2026-01-02T16:06:00Z" w16du:dateUtc="2026-01-02T07:06:00Z">
            <w:rPr>
              <w:lang w:eastAsia="ja-JP"/>
            </w:rPr>
          </w:rPrChange>
        </w:rPr>
        <w:t>-</w:t>
      </w:r>
      <w:r w:rsidRPr="00BB4E0D">
        <w:rPr>
          <w:i/>
          <w:iCs/>
          <w:lang w:val="x-none" w:eastAsia="ja-JP"/>
          <w:rPrChange w:id="204" w:author="ROQUE Karl Raymond Dela Cruz" w:date="2026-01-02T16:06:00Z" w16du:dateUtc="2026-01-02T07:06:00Z">
            <w:rPr>
              <w:i/>
              <w:iCs/>
              <w:lang w:eastAsia="ja-JP"/>
            </w:rPr>
          </w:rPrChange>
        </w:rPr>
        <w:t>N</w:t>
      </w:r>
      <w:r w:rsidRPr="00BB4E0D">
        <w:rPr>
          <w:vertAlign w:val="subscript"/>
          <w:lang w:val="x-none" w:eastAsia="ja-JP"/>
          <w:rPrChange w:id="205" w:author="ROQUE Karl Raymond Dela Cruz" w:date="2026-01-02T16:06:00Z" w16du:dateUtc="2026-01-02T07:06:00Z">
            <w:rPr>
              <w:vertAlign w:val="subscript"/>
              <w:lang w:eastAsia="ja-JP"/>
            </w:rPr>
          </w:rPrChange>
        </w:rPr>
        <w:t>34</w:t>
      </w:r>
      <w:r w:rsidRPr="00BB4E0D">
        <w:rPr>
          <w:lang w:val="x-none" w:eastAsia="ja-JP"/>
          <w:rPrChange w:id="206" w:author="ROQUE Karl Raymond Dela Cruz" w:date="2026-01-02T16:06:00Z" w16du:dateUtc="2026-01-02T07:06:00Z">
            <w:rPr>
              <w:lang w:eastAsia="ja-JP"/>
            </w:rPr>
          </w:rPrChange>
        </w:rPr>
        <w:t xml:space="preserve"> is canceled. Therefore, the transformer formed by the center leg operate</w:t>
      </w:r>
      <w:r w:rsidRPr="00BB4E0D">
        <w:rPr>
          <w:rFonts w:eastAsia="Malgun Gothic"/>
          <w:lang w:val="x-none" w:eastAsia="ko-KR"/>
          <w:rPrChange w:id="207" w:author="ROQUE Karl Raymond Dela Cruz" w:date="2026-01-02T16:06:00Z" w16du:dateUtc="2026-01-02T07:06:00Z">
            <w:rPr>
              <w:rFonts w:eastAsia="Malgun Gothic"/>
              <w:lang w:eastAsia="ko-KR"/>
            </w:rPr>
          </w:rPrChange>
        </w:rPr>
        <w:t>s</w:t>
      </w:r>
      <w:r w:rsidRPr="00BB4E0D">
        <w:rPr>
          <w:lang w:val="x-none" w:eastAsia="ja-JP"/>
          <w:rPrChange w:id="208" w:author="ROQUE Karl Raymond Dela Cruz" w:date="2026-01-02T16:06:00Z" w16du:dateUtc="2026-01-02T07:06:00Z">
            <w:rPr>
              <w:lang w:eastAsia="ja-JP"/>
            </w:rPr>
          </w:rPrChange>
        </w:rPr>
        <w:t xml:space="preserve"> independently from the transformer in the outer leg, and the integrated transformer is equivalent to that of Fig. 5(c)</w:t>
      </w:r>
      <w:r w:rsidRPr="002B6B90">
        <w:rPr>
          <w:lang w:eastAsia="ja-JP"/>
        </w:rPr>
        <w:t xml:space="preserve">. </w:t>
      </w:r>
      <w:r>
        <w:rPr>
          <w:lang w:eastAsia="ja-JP"/>
        </w:rPr>
        <w:t>The equivalent magnetic circuit for this case is shown in Fig. 6(b).</w:t>
      </w:r>
      <w:commentRangeEnd w:id="191"/>
      <w:r w:rsidR="00563143">
        <w:rPr>
          <w:rStyle w:val="CommentReference"/>
        </w:rPr>
        <w:commentReference w:id="191"/>
      </w:r>
      <w:commentRangeEnd w:id="192"/>
      <w:r w:rsidR="00EC5794">
        <w:rPr>
          <w:rStyle w:val="CommentReference"/>
        </w:rPr>
        <w:commentReference w:id="192"/>
      </w:r>
    </w:p>
    <w:p w14:paraId="2268E808" w14:textId="77777777" w:rsidR="00A66F7A" w:rsidRPr="00B23352" w:rsidRDefault="00A66F7A">
      <w:pPr>
        <w:widowControl w:val="0"/>
        <w:pBdr>
          <w:top w:val="nil"/>
          <w:left w:val="nil"/>
          <w:bottom w:val="nil"/>
          <w:right w:val="nil"/>
          <w:between w:val="nil"/>
        </w:pBdr>
        <w:spacing w:line="252" w:lineRule="auto"/>
        <w:jc w:val="both"/>
        <w:rPr>
          <w:color w:val="000000"/>
          <w:rPrChange w:id="209" w:author="ROQUE Karl Raymond Dela Cruz" w:date="2026-01-02T16:23:00Z" w16du:dateUtc="2026-01-02T07:23:00Z">
            <w:rPr/>
          </w:rPrChange>
        </w:rPr>
        <w:pPrChange w:id="210" w:author="ROQUE Karl Raymond Dela Cruz" w:date="2026-01-02T16:23:00Z" w16du:dateUtc="2026-01-02T07:23:00Z">
          <w:pPr>
            <w:pStyle w:val="ListParagraph"/>
            <w:widowControl w:val="0"/>
            <w:pBdr>
              <w:top w:val="nil"/>
              <w:left w:val="nil"/>
              <w:bottom w:val="nil"/>
              <w:right w:val="nil"/>
              <w:between w:val="nil"/>
            </w:pBdr>
            <w:spacing w:line="252" w:lineRule="auto"/>
            <w:jc w:val="both"/>
          </w:pPr>
        </w:pPrChange>
      </w:pPr>
    </w:p>
    <w:p w14:paraId="0270C554" w14:textId="3D94993A" w:rsidR="00A05E43" w:rsidDel="00B23352" w:rsidRDefault="0027792D" w:rsidP="00A66F7A">
      <w:pPr>
        <w:widowControl w:val="0"/>
        <w:pBdr>
          <w:top w:val="nil"/>
          <w:left w:val="nil"/>
          <w:bottom w:val="nil"/>
          <w:right w:val="nil"/>
          <w:between w:val="nil"/>
        </w:pBdr>
        <w:spacing w:line="252" w:lineRule="auto"/>
        <w:ind w:firstLine="204"/>
        <w:jc w:val="both"/>
        <w:rPr>
          <w:del w:id="211" w:author="ROQUE Karl Raymond Dela Cruz" w:date="2026-01-02T16:23:00Z" w16du:dateUtc="2026-01-02T07:23:00Z"/>
          <w:color w:val="000000"/>
          <w:lang w:val="x-none"/>
        </w:rPr>
      </w:pPr>
      <w:ins w:id="212" w:author="ROQUE Karl Raymond Dela Cruz" w:date="2026-01-02T16:54:00Z" w16du:dateUtc="2026-01-02T07:54:00Z">
        <w:r>
          <w:rPr>
            <w:color w:val="000000"/>
            <w:lang w:val="x-none"/>
          </w:rPr>
          <w:t>[deleted]</w:t>
        </w:r>
      </w:ins>
      <w:commentRangeStart w:id="213"/>
      <w:commentRangeStart w:id="214"/>
      <w:del w:id="215" w:author="ROQUE Karl Raymond Dela Cruz" w:date="2026-01-02T16:23:00Z" w16du:dateUtc="2026-01-02T07:23:00Z">
        <w:r w:rsidR="00700002" w:rsidRPr="000364CE" w:rsidDel="00B23352">
          <w:rPr>
            <w:color w:val="000000"/>
            <w:lang w:val="x-none"/>
          </w:rPr>
          <w:delText xml:space="preserve">It is important to note that the operational principle of the converter changes according to the duty cycle </w:delText>
        </w:r>
        <w:r w:rsidR="00700002" w:rsidRPr="000364CE" w:rsidDel="00B23352">
          <w:rPr>
            <w:i/>
            <w:iCs/>
            <w:color w:val="000000"/>
            <w:lang w:val="x-none"/>
          </w:rPr>
          <w:delText>D</w:delText>
        </w:r>
        <w:r w:rsidR="00700002" w:rsidRPr="000364CE" w:rsidDel="00B23352">
          <w:rPr>
            <w:color w:val="000000"/>
            <w:lang w:val="x-none"/>
          </w:rPr>
          <w:delText xml:space="preserve">, </w:delText>
        </w:r>
        <w:commentRangeEnd w:id="213"/>
        <w:r w:rsidR="00EB026C" w:rsidDel="00B23352">
          <w:rPr>
            <w:rStyle w:val="CommentReference"/>
          </w:rPr>
          <w:commentReference w:id="213"/>
        </w:r>
        <w:commentRangeEnd w:id="214"/>
        <w:r w:rsidR="00D80995" w:rsidDel="00B23352">
          <w:rPr>
            <w:rStyle w:val="CommentReference"/>
          </w:rPr>
          <w:commentReference w:id="214"/>
        </w:r>
        <w:r w:rsidR="00700002" w:rsidRPr="000364CE" w:rsidDel="00B23352">
          <w:rPr>
            <w:color w:val="000000"/>
            <w:lang w:val="x-none"/>
          </w:rPr>
          <w:delText xml:space="preserve">since it influences the discharge time of </w:delText>
        </w:r>
        <w:commentRangeStart w:id="216"/>
        <w:commentRangeStart w:id="217"/>
        <w:r w:rsidR="00700002" w:rsidRPr="000364CE" w:rsidDel="00B23352">
          <w:rPr>
            <w:color w:val="000000"/>
            <w:lang w:val="x-none"/>
          </w:rPr>
          <w:delText xml:space="preserve">the primary side </w:delText>
        </w:r>
        <w:r w:rsidR="00700002" w:rsidDel="00B23352">
          <w:rPr>
            <w:color w:val="000000"/>
            <w:lang w:val="x-none"/>
          </w:rPr>
          <w:delText>magnetizing</w:delText>
        </w:r>
        <w:r w:rsidR="00700002" w:rsidRPr="000364CE" w:rsidDel="00B23352">
          <w:rPr>
            <w:color w:val="000000"/>
            <w:lang w:val="x-none"/>
          </w:rPr>
          <w:delText xml:space="preserve"> inductance</w:delText>
        </w:r>
        <w:commentRangeEnd w:id="216"/>
        <w:r w:rsidR="00EF24E3" w:rsidDel="00B23352">
          <w:rPr>
            <w:rStyle w:val="CommentReference"/>
          </w:rPr>
          <w:commentReference w:id="216"/>
        </w:r>
      </w:del>
      <w:commentRangeEnd w:id="217"/>
      <w:r w:rsidR="003D2C35">
        <w:rPr>
          <w:rStyle w:val="CommentReference"/>
        </w:rPr>
        <w:commentReference w:id="217"/>
      </w:r>
      <w:del w:id="218" w:author="ROQUE Karl Raymond Dela Cruz" w:date="2026-01-02T16:23:00Z" w16du:dateUtc="2026-01-02T07:23:00Z">
        <w:r w:rsidR="00A66F7A" w:rsidDel="00B23352">
          <w:rPr>
            <w:color w:val="000000"/>
            <w:lang w:val="x-none"/>
          </w:rPr>
          <w:delText xml:space="preserve"> from its peak to 0</w:delText>
        </w:r>
        <w:r w:rsidR="00700002" w:rsidRPr="000364CE" w:rsidDel="00B23352">
          <w:rPr>
            <w:color w:val="000000"/>
            <w:lang w:val="x-none"/>
          </w:rPr>
          <w:delText>.</w:delText>
        </w:r>
        <w:r w:rsidR="00A05E43" w:rsidDel="00B23352">
          <w:rPr>
            <w:color w:val="000000"/>
            <w:lang w:val="x-none"/>
          </w:rPr>
          <w:delText xml:space="preserve"> In terms of the time intervals denoted in Fig. 4</w:delText>
        </w:r>
        <w:r w:rsidR="00A66F7A" w:rsidDel="00B23352">
          <w:rPr>
            <w:color w:val="000000"/>
            <w:lang w:val="x-none"/>
          </w:rPr>
          <w:delText xml:space="preserve"> for </w:delText>
        </w:r>
        <w:r w:rsidR="00A66F7A" w:rsidRPr="00B75751" w:rsidDel="00B23352">
          <w:rPr>
            <w:i/>
            <w:iCs/>
            <w:sz w:val="21"/>
            <w:szCs w:val="16"/>
          </w:rPr>
          <w:delText xml:space="preserve">D </w:delText>
        </w:r>
      </w:del>
      <m:oMath>
        <m:r>
          <w:del w:id="219" w:author="ROQUE Karl Raymond Dela Cruz" w:date="2026-01-02T16:23:00Z" w16du:dateUtc="2026-01-02T07:23:00Z">
            <m:rPr>
              <m:nor/>
            </m:rPr>
            <w:rPr>
              <w:i/>
              <w:iCs/>
              <w:sz w:val="21"/>
            </w:rPr>
            <m:t xml:space="preserve">≤ </m:t>
          </w:del>
        </m:r>
      </m:oMath>
      <w:del w:id="220" w:author="ROQUE Karl Raymond Dela Cruz" w:date="2026-01-02T16:23:00Z" w16du:dateUtc="2026-01-02T07:23:00Z">
        <w:r w:rsidR="00A66F7A" w:rsidRPr="00B07F51" w:rsidDel="00B23352">
          <w:rPr>
            <w:color w:val="000000" w:themeColor="text1"/>
            <w:sz w:val="21"/>
          </w:rPr>
          <w:delText>0.5</w:delText>
        </w:r>
        <w:r w:rsidR="00A66F7A" w:rsidRPr="00B07F51" w:rsidDel="00B23352">
          <w:rPr>
            <w:i/>
            <w:iCs/>
            <w:color w:val="000000" w:themeColor="text1"/>
            <w:sz w:val="21"/>
          </w:rPr>
          <w:delText xml:space="preserve"> </w:delText>
        </w:r>
      </w:del>
      <m:oMath>
        <m:f>
          <m:fPr>
            <m:ctrlPr>
              <w:del w:id="221" w:author="ROQUE Karl Raymond Dela Cruz" w:date="2026-01-02T16:23:00Z" w16du:dateUtc="2026-01-02T07:23:00Z">
                <w:rPr>
                  <w:rFonts w:ascii="Cambria Math" w:hAnsi="Cambria Math"/>
                  <w:i/>
                  <w:iCs/>
                  <w:color w:val="000000" w:themeColor="text1"/>
                </w:rPr>
              </w:del>
            </m:ctrlPr>
          </m:fPr>
          <m:num>
            <m:r>
              <w:del w:id="222" w:author="ROQUE Karl Raymond Dela Cruz" w:date="2026-01-02T16:23:00Z" w16du:dateUtc="2026-01-02T07:23:00Z">
                <m:rPr>
                  <m:nor/>
                </m:rPr>
                <w:rPr>
                  <w:i/>
                  <w:iCs/>
                  <w:color w:val="000000" w:themeColor="text1"/>
                </w:rPr>
                <m:t>n</m:t>
              </w:del>
            </m:r>
            <m:sSub>
              <m:sSubPr>
                <m:ctrlPr>
                  <w:del w:id="223" w:author="ROQUE Karl Raymond Dela Cruz" w:date="2026-01-02T16:23:00Z" w16du:dateUtc="2026-01-02T07:23:00Z">
                    <w:rPr>
                      <w:rFonts w:ascii="Cambria Math" w:hAnsi="Cambria Math"/>
                      <w:i/>
                      <w:iCs/>
                      <w:color w:val="000000" w:themeColor="text1"/>
                    </w:rPr>
                  </w:del>
                </m:ctrlPr>
              </m:sSubPr>
              <m:e>
                <m:r>
                  <w:del w:id="224" w:author="ROQUE Karl Raymond Dela Cruz" w:date="2026-01-02T16:23:00Z" w16du:dateUtc="2026-01-02T07:23:00Z">
                    <m:rPr>
                      <m:nor/>
                    </m:rPr>
                    <w:rPr>
                      <w:i/>
                      <w:iCs/>
                      <w:color w:val="000000" w:themeColor="text1"/>
                    </w:rPr>
                    <m:t>V</m:t>
                  </w:del>
                </m:r>
              </m:e>
              <m:sub>
                <m:r>
                  <w:del w:id="225" w:author="ROQUE Karl Raymond Dela Cruz" w:date="2026-01-02T16:23:00Z" w16du:dateUtc="2026-01-02T07:23:00Z">
                    <m:rPr>
                      <m:nor/>
                    </m:rPr>
                    <w:rPr>
                      <w:i/>
                      <w:iCs/>
                      <w:color w:val="000000" w:themeColor="text1"/>
                    </w:rPr>
                    <m:t>o</m:t>
                  </w:del>
                </m:r>
              </m:sub>
            </m:sSub>
          </m:num>
          <m:den>
            <m:sSub>
              <m:sSubPr>
                <m:ctrlPr>
                  <w:del w:id="226" w:author="ROQUE Karl Raymond Dela Cruz" w:date="2026-01-02T16:23:00Z" w16du:dateUtc="2026-01-02T07:23:00Z">
                    <w:rPr>
                      <w:rFonts w:ascii="Cambria Math" w:hAnsi="Cambria Math"/>
                      <w:i/>
                      <w:iCs/>
                      <w:color w:val="000000" w:themeColor="text1"/>
                    </w:rPr>
                  </w:del>
                </m:ctrlPr>
              </m:sSubPr>
              <m:e>
                <m:r>
                  <w:del w:id="227" w:author="ROQUE Karl Raymond Dela Cruz" w:date="2026-01-02T16:23:00Z" w16du:dateUtc="2026-01-02T07:23:00Z">
                    <m:rPr>
                      <m:nor/>
                    </m:rPr>
                    <w:rPr>
                      <w:i/>
                      <w:iCs/>
                      <w:color w:val="000000" w:themeColor="text1"/>
                    </w:rPr>
                    <m:t>V</m:t>
                  </w:del>
                </m:r>
              </m:e>
              <m:sub>
                <m:r>
                  <w:del w:id="228" w:author="ROQUE Karl Raymond Dela Cruz" w:date="2026-01-02T16:23:00Z" w16du:dateUtc="2026-01-02T07:23:00Z">
                    <m:rPr>
                      <m:nor/>
                    </m:rPr>
                    <w:rPr>
                      <w:i/>
                      <w:iCs/>
                      <w:color w:val="000000" w:themeColor="text1"/>
                    </w:rPr>
                    <m:t>in,max</m:t>
                  </w:del>
                </m:r>
              </m:sub>
            </m:sSub>
          </m:den>
        </m:f>
      </m:oMath>
      <w:del w:id="229" w:author="ROQUE Karl Raymond Dela Cruz" w:date="2026-01-02T16:23:00Z" w16du:dateUtc="2026-01-02T07:23:00Z">
        <w:r w:rsidR="00A05E43" w:rsidDel="00B23352">
          <w:rPr>
            <w:color w:val="000000"/>
            <w:lang w:val="x-none"/>
          </w:rPr>
          <w:delText xml:space="preserve">, the discharge time is </w:delText>
        </w:r>
        <w:r w:rsidR="00A05E43" w:rsidDel="00B23352">
          <w:rPr>
            <w:i/>
            <w:iCs/>
            <w:color w:val="000000"/>
            <w:lang w:val="x-none"/>
          </w:rPr>
          <w:delText>t</w:delText>
        </w:r>
        <w:r w:rsidR="00A66F7A" w:rsidDel="00B23352">
          <w:rPr>
            <w:color w:val="000000"/>
            <w:vertAlign w:val="subscript"/>
            <w:lang w:val="x-none"/>
          </w:rPr>
          <w:delText>5</w:delText>
        </w:r>
        <w:r w:rsidR="00A05E43" w:rsidDel="00B23352">
          <w:rPr>
            <w:i/>
            <w:iCs/>
            <w:color w:val="000000"/>
            <w:lang w:val="x-none"/>
          </w:rPr>
          <w:delText xml:space="preserve"> </w:delText>
        </w:r>
        <w:r w:rsidR="00A05E43" w:rsidDel="00B23352">
          <w:rPr>
            <w:color w:val="000000"/>
            <w:lang w:val="x-none"/>
          </w:rPr>
          <w:delText>–</w:delText>
        </w:r>
        <w:r w:rsidR="00A05E43" w:rsidRPr="00A05E43" w:rsidDel="00B23352">
          <w:rPr>
            <w:color w:val="000000"/>
            <w:lang w:val="x-none"/>
          </w:rPr>
          <w:delText xml:space="preserve"> </w:delText>
        </w:r>
        <w:r w:rsidR="00A05E43" w:rsidDel="00B23352">
          <w:rPr>
            <w:i/>
            <w:iCs/>
            <w:color w:val="000000"/>
            <w:lang w:val="x-none"/>
          </w:rPr>
          <w:delText>t</w:delText>
        </w:r>
        <w:r w:rsidR="00A05E43" w:rsidRPr="00A05E43" w:rsidDel="00B23352">
          <w:rPr>
            <w:color w:val="000000"/>
            <w:vertAlign w:val="subscript"/>
            <w:lang w:val="x-none"/>
          </w:rPr>
          <w:delText>2</w:delText>
        </w:r>
        <w:r w:rsidR="00A05E43" w:rsidDel="00B23352">
          <w:rPr>
            <w:color w:val="000000"/>
            <w:lang w:val="x-none"/>
          </w:rPr>
          <w:delText xml:space="preserve">. </w:delText>
        </w:r>
        <w:commentRangeStart w:id="230"/>
        <w:commentRangeStart w:id="231"/>
        <w:r w:rsidR="00A05E43" w:rsidDel="00B23352">
          <w:rPr>
            <w:color w:val="000000"/>
            <w:lang w:val="x-none"/>
          </w:rPr>
          <w:delText>In terms of electrical parameters, the discharge time is determined by:</w:delText>
        </w:r>
      </w:del>
    </w:p>
    <w:p w14:paraId="6533DE31" w14:textId="730ED63D" w:rsidR="00A66F7A" w:rsidDel="00B23352" w:rsidRDefault="001907D5" w:rsidP="00A66F7A">
      <w:pPr>
        <w:widowControl w:val="0"/>
        <w:pBdr>
          <w:top w:val="nil"/>
          <w:left w:val="nil"/>
          <w:bottom w:val="nil"/>
          <w:right w:val="nil"/>
          <w:between w:val="nil"/>
        </w:pBdr>
        <w:spacing w:line="252" w:lineRule="auto"/>
        <w:jc w:val="both"/>
        <w:rPr>
          <w:del w:id="232" w:author="ROQUE Karl Raymond Dela Cruz" w:date="2026-01-02T16:23:00Z" w16du:dateUtc="2026-01-02T07:23:00Z"/>
          <w:color w:val="000000"/>
          <w:lang w:val="x-none"/>
        </w:rPr>
      </w:pPr>
      <m:oMathPara>
        <m:oMath>
          <m:sSub>
            <m:sSubPr>
              <m:ctrlPr>
                <w:del w:id="233" w:author="ROQUE Karl Raymond Dela Cruz" w:date="2026-01-02T16:23:00Z" w16du:dateUtc="2026-01-02T07:23:00Z">
                  <w:rPr>
                    <w:rFonts w:ascii="Cambria Math" w:hAnsi="Cambria Math"/>
                    <w:i/>
                    <w:color w:val="000000"/>
                    <w:lang w:val="x-none"/>
                  </w:rPr>
                </w:del>
              </m:ctrlPr>
            </m:sSubPr>
            <m:e>
              <m:r>
                <w:del w:id="234" w:author="ROQUE Karl Raymond Dela Cruz" w:date="2026-01-02T16:23:00Z" w16du:dateUtc="2026-01-02T07:23:00Z">
                  <w:rPr>
                    <w:rFonts w:ascii="Cambria Math" w:hAnsi="Cambria Math"/>
                    <w:color w:val="000000"/>
                    <w:lang w:val="x-none"/>
                  </w:rPr>
                  <m:t>t</m:t>
                </w:del>
              </m:r>
            </m:e>
            <m:sub>
              <m:r>
                <w:del w:id="235" w:author="ROQUE Karl Raymond Dela Cruz" w:date="2026-01-02T16:23:00Z" w16du:dateUtc="2026-01-02T07:23:00Z">
                  <w:rPr>
                    <w:rFonts w:ascii="Cambria Math" w:hAnsi="Cambria Math"/>
                    <w:color w:val="000000"/>
                    <w:lang w:val="x-none"/>
                  </w:rPr>
                  <m:t>disc</m:t>
                </w:del>
              </m:r>
              <m:r>
                <w:del w:id="236" w:author="ROQUE Karl Raymond Dela Cruz" w:date="2026-01-02T16:23:00Z" w16du:dateUtc="2026-01-02T07:23:00Z">
                  <w:rPr>
                    <w:rFonts w:ascii="Cambria Math" w:hAnsi="Cambria Math"/>
                    <w:color w:val="000000"/>
                    <w:lang w:val="x-none"/>
                  </w:rPr>
                  <m:t>h</m:t>
                </w:del>
              </m:r>
              <m:r>
                <w:del w:id="237" w:author="ROQUE Karl Raymond Dela Cruz" w:date="2026-01-02T16:23:00Z" w16du:dateUtc="2026-01-02T07:23:00Z">
                  <w:rPr>
                    <w:rFonts w:ascii="Cambria Math" w:hAnsi="Cambria Math"/>
                    <w:color w:val="000000"/>
                    <w:lang w:val="x-none"/>
                  </w:rPr>
                  <m:t>arge</m:t>
                </w:del>
              </m:r>
            </m:sub>
          </m:sSub>
          <m:r>
            <w:del w:id="238" w:author="ROQUE Karl Raymond Dela Cruz" w:date="2026-01-02T16:23:00Z" w16du:dateUtc="2026-01-02T07:23:00Z">
              <w:rPr>
                <w:rFonts w:ascii="Cambria Math" w:hAnsi="Cambria Math"/>
                <w:color w:val="000000"/>
                <w:lang w:val="x-none"/>
              </w:rPr>
              <m:t>=</m:t>
            </w:del>
          </m:r>
          <m:f>
            <m:fPr>
              <m:ctrlPr>
                <w:del w:id="239" w:author="ROQUE Karl Raymond Dela Cruz" w:date="2026-01-02T16:23:00Z" w16du:dateUtc="2026-01-02T07:23:00Z">
                  <w:rPr>
                    <w:rFonts w:ascii="Cambria Math" w:hAnsi="Cambria Math"/>
                    <w:i/>
                    <w:color w:val="000000"/>
                    <w:lang w:val="x-none"/>
                  </w:rPr>
                </w:del>
              </m:ctrlPr>
            </m:fPr>
            <m:num>
              <m:sSub>
                <m:sSubPr>
                  <m:ctrlPr>
                    <w:del w:id="240" w:author="ROQUE Karl Raymond Dela Cruz" w:date="2026-01-02T16:23:00Z" w16du:dateUtc="2026-01-02T07:23:00Z">
                      <w:rPr>
                        <w:rFonts w:ascii="Cambria Math" w:hAnsi="Cambria Math"/>
                        <w:i/>
                        <w:color w:val="000000"/>
                        <w:lang w:val="x-none"/>
                      </w:rPr>
                    </w:del>
                  </m:ctrlPr>
                </m:sSubPr>
                <m:e>
                  <m:r>
                    <w:del w:id="241" w:author="ROQUE Karl Raymond Dela Cruz" w:date="2026-01-02T16:23:00Z" w16du:dateUtc="2026-01-02T07:23:00Z">
                      <w:rPr>
                        <w:rFonts w:ascii="Cambria Math" w:hAnsi="Cambria Math"/>
                        <w:color w:val="000000"/>
                        <w:lang w:val="x-none"/>
                      </w:rPr>
                      <m:t>V</m:t>
                    </w:del>
                  </m:r>
                </m:e>
                <m:sub>
                  <m:r>
                    <w:del w:id="242" w:author="ROQUE Karl Raymond Dela Cruz" w:date="2026-01-02T16:23:00Z" w16du:dateUtc="2026-01-02T07:23:00Z">
                      <w:rPr>
                        <w:rFonts w:ascii="Cambria Math" w:hAnsi="Cambria Math"/>
                        <w:color w:val="000000"/>
                        <w:lang w:val="x-none"/>
                      </w:rPr>
                      <m:t>in</m:t>
                    </w:del>
                  </m:r>
                  <m:r>
                    <w:del w:id="243" w:author="ROQUE Karl Raymond Dela Cruz" w:date="2026-01-02T16:23:00Z" w16du:dateUtc="2026-01-02T07:23:00Z">
                      <w:rPr>
                        <w:rFonts w:ascii="Cambria Math" w:hAnsi="Cambria Math"/>
                        <w:color w:val="000000"/>
                        <w:lang w:val="x-none"/>
                      </w:rPr>
                      <m:t xml:space="preserve">, </m:t>
                    </w:del>
                  </m:r>
                  <m:r>
                    <w:del w:id="244" w:author="ROQUE Karl Raymond Dela Cruz" w:date="2026-01-02T16:23:00Z" w16du:dateUtc="2026-01-02T07:23:00Z">
                      <w:rPr>
                        <w:rFonts w:ascii="Cambria Math" w:hAnsi="Cambria Math"/>
                        <w:color w:val="000000"/>
                        <w:lang w:val="x-none"/>
                      </w:rPr>
                      <m:t>max</m:t>
                    </w:del>
                  </m:r>
                </m:sub>
              </m:sSub>
            </m:num>
            <m:den>
              <m:r>
                <w:del w:id="245" w:author="ROQUE Karl Raymond Dela Cruz" w:date="2026-01-02T16:23:00Z" w16du:dateUtc="2026-01-02T07:23:00Z">
                  <w:rPr>
                    <w:rFonts w:ascii="Cambria Math" w:hAnsi="Cambria Math"/>
                    <w:color w:val="000000"/>
                    <w:lang w:val="x-none"/>
                  </w:rPr>
                  <m:t>n</m:t>
                </w:del>
              </m:r>
              <m:sSub>
                <m:sSubPr>
                  <m:ctrlPr>
                    <w:del w:id="246" w:author="ROQUE Karl Raymond Dela Cruz" w:date="2026-01-02T16:23:00Z" w16du:dateUtc="2026-01-02T07:23:00Z">
                      <w:rPr>
                        <w:rFonts w:ascii="Cambria Math" w:hAnsi="Cambria Math"/>
                        <w:i/>
                        <w:color w:val="000000"/>
                        <w:lang w:val="x-none"/>
                      </w:rPr>
                    </w:del>
                  </m:ctrlPr>
                </m:sSubPr>
                <m:e>
                  <m:r>
                    <w:del w:id="247" w:author="ROQUE Karl Raymond Dela Cruz" w:date="2026-01-02T16:23:00Z" w16du:dateUtc="2026-01-02T07:23:00Z">
                      <w:rPr>
                        <w:rFonts w:ascii="Cambria Math" w:hAnsi="Cambria Math"/>
                        <w:color w:val="000000"/>
                        <w:lang w:val="x-none"/>
                      </w:rPr>
                      <m:t>V</m:t>
                    </w:del>
                  </m:r>
                </m:e>
                <m:sub>
                  <m:r>
                    <w:del w:id="248" w:author="ROQUE Karl Raymond Dela Cruz" w:date="2026-01-02T16:23:00Z" w16du:dateUtc="2026-01-02T07:23:00Z">
                      <w:rPr>
                        <w:rFonts w:ascii="Cambria Math" w:hAnsi="Cambria Math"/>
                        <w:color w:val="000000"/>
                        <w:lang w:val="x-none"/>
                      </w:rPr>
                      <m:t>O</m:t>
                    </w:del>
                  </m:r>
                </m:sub>
              </m:sSub>
            </m:den>
          </m:f>
          <m:r>
            <w:del w:id="249" w:author="ROQUE Karl Raymond Dela Cruz" w:date="2026-01-02T16:23:00Z" w16du:dateUtc="2026-01-02T07:23:00Z">
              <w:rPr>
                <w:rFonts w:ascii="Cambria Math" w:hAnsi="Cambria Math"/>
                <w:color w:val="000000"/>
                <w:lang w:val="x-none"/>
              </w:rPr>
              <m:t>D</m:t>
            </w:del>
          </m:r>
          <m:sSub>
            <m:sSubPr>
              <m:ctrlPr>
                <w:del w:id="250" w:author="ROQUE Karl Raymond Dela Cruz" w:date="2026-01-02T16:23:00Z" w16du:dateUtc="2026-01-02T07:23:00Z">
                  <w:rPr>
                    <w:rFonts w:ascii="Cambria Math" w:hAnsi="Cambria Math"/>
                    <w:i/>
                    <w:color w:val="000000"/>
                    <w:lang w:val="x-none"/>
                  </w:rPr>
                </w:del>
              </m:ctrlPr>
            </m:sSubPr>
            <m:e>
              <m:r>
                <w:del w:id="251" w:author="ROQUE Karl Raymond Dela Cruz" w:date="2026-01-02T16:23:00Z" w16du:dateUtc="2026-01-02T07:23:00Z">
                  <w:rPr>
                    <w:rFonts w:ascii="Cambria Math" w:hAnsi="Cambria Math"/>
                    <w:color w:val="000000"/>
                    <w:lang w:val="x-none"/>
                  </w:rPr>
                  <m:t>T</m:t>
                </w:del>
              </m:r>
            </m:e>
            <m:sub>
              <m:r>
                <w:del w:id="252" w:author="ROQUE Karl Raymond Dela Cruz" w:date="2026-01-02T16:23:00Z" w16du:dateUtc="2026-01-02T07:23:00Z">
                  <w:rPr>
                    <w:rFonts w:ascii="Cambria Math" w:hAnsi="Cambria Math"/>
                    <w:color w:val="000000"/>
                    <w:lang w:val="x-none"/>
                  </w:rPr>
                  <m:t>s</m:t>
                </w:del>
              </m:r>
            </m:sub>
          </m:sSub>
          <w:commentRangeEnd w:id="230"/>
          <m:r>
            <w:del w:id="253" w:author="ROQUE Karl Raymond Dela Cruz" w:date="2026-01-02T16:23:00Z" w16du:dateUtc="2026-01-02T07:23:00Z">
              <m:rPr>
                <m:sty m:val="p"/>
              </m:rPr>
              <w:rPr>
                <w:rStyle w:val="CommentReference"/>
              </w:rPr>
              <w:commentReference w:id="230"/>
            </w:del>
          </m:r>
          <w:commentRangeEnd w:id="231"/>
          <m:r>
            <m:rPr>
              <m:sty m:val="p"/>
            </m:rPr>
            <w:rPr>
              <w:rStyle w:val="CommentReference"/>
            </w:rPr>
            <w:commentReference w:id="231"/>
          </m:r>
        </m:oMath>
      </m:oMathPara>
    </w:p>
    <w:p w14:paraId="382494F3" w14:textId="77777777" w:rsidR="00A66F7A" w:rsidRPr="002E04FE" w:rsidRDefault="00A66F7A" w:rsidP="002E04FE">
      <w:pPr>
        <w:widowControl w:val="0"/>
        <w:pBdr>
          <w:top w:val="nil"/>
          <w:left w:val="nil"/>
          <w:bottom w:val="nil"/>
          <w:right w:val="nil"/>
          <w:between w:val="nil"/>
        </w:pBdr>
        <w:spacing w:line="252" w:lineRule="auto"/>
        <w:jc w:val="both"/>
        <w:rPr>
          <w:rFonts w:eastAsia="Malgun Gothic"/>
          <w:color w:val="000000"/>
          <w:lang w:val="x-none" w:eastAsia="ko-KR"/>
        </w:rPr>
      </w:pPr>
    </w:p>
    <w:p w14:paraId="773F195E" w14:textId="46FA1B5A" w:rsidR="002B6B90" w:rsidRPr="003D2C35" w:rsidRDefault="003D2C35" w:rsidP="00A66F7A">
      <w:pPr>
        <w:pStyle w:val="BodyText"/>
        <w:spacing w:after="0"/>
        <w:ind w:firstLine="204"/>
        <w:jc w:val="both"/>
        <w:rPr>
          <w:b/>
          <w:bCs/>
          <w:lang w:eastAsia="ja-JP"/>
          <w:rPrChange w:id="254" w:author="ROQUE Karl Raymond Dela Cruz" w:date="2026-01-02T17:17:00Z" w16du:dateUtc="2026-01-02T08:17:00Z">
            <w:rPr>
              <w:lang w:eastAsia="ja-JP"/>
            </w:rPr>
          </w:rPrChange>
        </w:rPr>
      </w:pPr>
      <w:commentRangeStart w:id="255"/>
      <w:ins w:id="256" w:author="ROQUE Karl Raymond Dela Cruz" w:date="2026-01-02T17:15:00Z" w16du:dateUtc="2026-01-02T08:15:00Z">
        <w:r w:rsidRPr="003D2C35">
          <w:rPr>
            <w:b/>
            <w:bCs/>
            <w:rPrChange w:id="257" w:author="ROQUE Karl Raymond Dela Cruz" w:date="2026-01-02T17:17:00Z" w16du:dateUtc="2026-01-02T08:17:00Z">
              <w:rPr/>
            </w:rPrChange>
          </w:rPr>
          <w:t>The proposed winding structure achieves zero magnetic coupling between the two transformers. Consequently, the distinct magnetic circuits share a single core without magnetic interference. Each transformer maintains independent operation despite the physical integration. This structure eliminates the need for two discrete magnetic components. As a result, the total volume of the magnetic components is significantly reduced, with the degree of reduction explained in Section IV.</w:t>
        </w:r>
      </w:ins>
      <w:commentRangeStart w:id="258"/>
      <w:commentRangeStart w:id="259"/>
      <w:del w:id="260" w:author="ROQUE Karl Raymond Dela Cruz" w:date="2026-01-02T17:15:00Z" w16du:dateUtc="2026-01-02T08:15:00Z">
        <w:r w:rsidR="00794A86" w:rsidRPr="003D2C35" w:rsidDel="003D2C35">
          <w:rPr>
            <w:b/>
            <w:bCs/>
            <w:rPrChange w:id="261" w:author="ROQUE Karl Raymond Dela Cruz" w:date="2026-01-02T17:17:00Z" w16du:dateUtc="2026-01-02T08:17:00Z">
              <w:rPr/>
            </w:rPrChange>
          </w:rPr>
          <w:delText>T</w:delText>
        </w:r>
        <w:commentRangeEnd w:id="258"/>
        <w:r w:rsidR="008E2D00" w:rsidRPr="003D2C35" w:rsidDel="003D2C35">
          <w:rPr>
            <w:rStyle w:val="CommentReference"/>
            <w:b/>
            <w:bCs/>
            <w:rPrChange w:id="262" w:author="ROQUE Karl Raymond Dela Cruz" w:date="2026-01-02T17:17:00Z" w16du:dateUtc="2026-01-02T08:17:00Z">
              <w:rPr>
                <w:rStyle w:val="CommentReference"/>
              </w:rPr>
            </w:rPrChange>
          </w:rPr>
          <w:commentReference w:id="258"/>
        </w:r>
        <w:commentRangeEnd w:id="259"/>
        <w:r w:rsidR="00D80995" w:rsidRPr="003D2C35" w:rsidDel="003D2C35">
          <w:rPr>
            <w:rStyle w:val="CommentReference"/>
            <w:b/>
            <w:bCs/>
            <w:rPrChange w:id="263" w:author="ROQUE Karl Raymond Dela Cruz" w:date="2026-01-02T17:17:00Z" w16du:dateUtc="2026-01-02T08:17:00Z">
              <w:rPr>
                <w:rStyle w:val="CommentReference"/>
              </w:rPr>
            </w:rPrChange>
          </w:rPr>
          <w:commentReference w:id="259"/>
        </w:r>
        <w:r w:rsidR="00794A86" w:rsidRPr="003D2C35" w:rsidDel="003D2C35">
          <w:rPr>
            <w:b/>
            <w:bCs/>
            <w:rPrChange w:id="264" w:author="ROQUE Karl Raymond Dela Cruz" w:date="2026-01-02T17:17:00Z" w16du:dateUtc="2026-01-02T08:17:00Z">
              <w:rPr/>
            </w:rPrChange>
          </w:rPr>
          <w:delText xml:space="preserve">he winding structure realizes zero coupling between the two transformers. </w:delText>
        </w:r>
        <w:commentRangeStart w:id="265"/>
        <w:r w:rsidR="002B6B90" w:rsidRPr="003D2C35" w:rsidDel="003D2C35">
          <w:rPr>
            <w:b/>
            <w:bCs/>
            <w:lang w:eastAsia="ja-JP"/>
            <w:rPrChange w:id="266" w:author="ROQUE Karl Raymond Dela Cruz" w:date="2026-01-02T17:17:00Z" w16du:dateUtc="2026-01-02T08:17:00Z">
              <w:rPr>
                <w:lang w:eastAsia="ja-JP"/>
              </w:rPr>
            </w:rPrChange>
          </w:rPr>
          <w:delText>This</w:delText>
        </w:r>
        <w:commentRangeEnd w:id="265"/>
        <w:r w:rsidR="0094706B" w:rsidRPr="003D2C35" w:rsidDel="003D2C35">
          <w:rPr>
            <w:rStyle w:val="CommentReference"/>
            <w:b/>
            <w:bCs/>
            <w:rPrChange w:id="267" w:author="ROQUE Karl Raymond Dela Cruz" w:date="2026-01-02T17:17:00Z" w16du:dateUtc="2026-01-02T08:17:00Z">
              <w:rPr>
                <w:rStyle w:val="CommentReference"/>
              </w:rPr>
            </w:rPrChange>
          </w:rPr>
          <w:commentReference w:id="265"/>
        </w:r>
        <w:r w:rsidR="002B6B90" w:rsidRPr="003D2C35" w:rsidDel="003D2C35">
          <w:rPr>
            <w:b/>
            <w:bCs/>
            <w:lang w:eastAsia="ja-JP"/>
            <w:rPrChange w:id="268" w:author="ROQUE Karl Raymond Dela Cruz" w:date="2026-01-02T17:17:00Z" w16du:dateUtc="2026-01-02T08:17:00Z">
              <w:rPr>
                <w:lang w:eastAsia="ja-JP"/>
              </w:rPr>
            </w:rPrChange>
          </w:rPr>
          <w:delText xml:space="preserve"> then shows that two transformers can be integrated into one core, with each having its own operation, </w:delText>
        </w:r>
        <w:commentRangeStart w:id="269"/>
        <w:r w:rsidR="002B6B90" w:rsidRPr="003D2C35" w:rsidDel="003D2C35">
          <w:rPr>
            <w:b/>
            <w:bCs/>
            <w:lang w:eastAsia="ja-JP"/>
            <w:rPrChange w:id="270" w:author="ROQUE Karl Raymond Dela Cruz" w:date="2026-01-02T17:17:00Z" w16du:dateUtc="2026-01-02T08:17:00Z">
              <w:rPr>
                <w:lang w:eastAsia="ja-JP"/>
              </w:rPr>
            </w:rPrChange>
          </w:rPr>
          <w:delText>therefore downsizing the magnetic components in the circuit</w:delText>
        </w:r>
        <w:commentRangeEnd w:id="269"/>
        <w:r w:rsidR="00543C51" w:rsidRPr="003D2C35" w:rsidDel="003D2C35">
          <w:rPr>
            <w:rStyle w:val="CommentReference"/>
            <w:b/>
            <w:bCs/>
            <w:rPrChange w:id="271" w:author="ROQUE Karl Raymond Dela Cruz" w:date="2026-01-02T17:17:00Z" w16du:dateUtc="2026-01-02T08:17:00Z">
              <w:rPr>
                <w:rStyle w:val="CommentReference"/>
              </w:rPr>
            </w:rPrChange>
          </w:rPr>
          <w:commentReference w:id="269"/>
        </w:r>
        <w:r w:rsidR="002B6B90" w:rsidRPr="003D2C35" w:rsidDel="003D2C35">
          <w:rPr>
            <w:b/>
            <w:bCs/>
            <w:lang w:eastAsia="ja-JP"/>
            <w:rPrChange w:id="272" w:author="ROQUE Karl Raymond Dela Cruz" w:date="2026-01-02T17:17:00Z" w16du:dateUtc="2026-01-02T08:17:00Z">
              <w:rPr>
                <w:lang w:eastAsia="ja-JP"/>
              </w:rPr>
            </w:rPrChange>
          </w:rPr>
          <w:delText>.</w:delText>
        </w:r>
      </w:del>
      <w:commentRangeEnd w:id="255"/>
      <w:r w:rsidR="001907D5">
        <w:rPr>
          <w:rStyle w:val="CommentReference"/>
        </w:rPr>
        <w:commentReference w:id="255"/>
      </w:r>
    </w:p>
    <w:p w14:paraId="565DDFBE" w14:textId="7FDC973B" w:rsidR="000364CE" w:rsidRPr="000364CE" w:rsidRDefault="000364CE" w:rsidP="000364CE">
      <w:pPr>
        <w:widowControl w:val="0"/>
        <w:pBdr>
          <w:top w:val="nil"/>
          <w:left w:val="nil"/>
          <w:bottom w:val="nil"/>
          <w:right w:val="nil"/>
          <w:between w:val="nil"/>
        </w:pBdr>
        <w:tabs>
          <w:tab w:val="num" w:pos="288"/>
        </w:tabs>
        <w:spacing w:after="120" w:line="252" w:lineRule="auto"/>
        <w:jc w:val="both"/>
        <w:rPr>
          <w:i/>
          <w:iCs/>
          <w:color w:val="000000"/>
        </w:rPr>
      </w:pPr>
      <w:r>
        <w:rPr>
          <w:i/>
          <w:iCs/>
          <w:color w:val="000000"/>
        </w:rPr>
        <w:t xml:space="preserve">B. </w:t>
      </w:r>
      <w:r w:rsidRPr="000364CE">
        <w:rPr>
          <w:i/>
          <w:iCs/>
          <w:color w:val="000000"/>
        </w:rPr>
        <w:t>Saturation Magnetic Flux Density Analysis</w:t>
      </w:r>
    </w:p>
    <w:p w14:paraId="790CAB75" w14:textId="0E41691D" w:rsidR="00C92BC5" w:rsidRPr="005E37F0" w:rsidRDefault="007E6214" w:rsidP="00C92BC5">
      <w:pPr>
        <w:widowControl w:val="0"/>
        <w:pBdr>
          <w:top w:val="nil"/>
          <w:left w:val="nil"/>
          <w:bottom w:val="nil"/>
          <w:right w:val="nil"/>
          <w:between w:val="nil"/>
        </w:pBdr>
        <w:spacing w:line="252" w:lineRule="auto"/>
        <w:ind w:firstLine="204"/>
        <w:jc w:val="both"/>
        <w:rPr>
          <w:moveTo w:id="273" w:author="ROQUE Karl Raymond Dela Cruz" w:date="2026-01-02T17:57:00Z" w16du:dateUtc="2026-01-02T08:57:00Z"/>
          <w:color w:val="000000"/>
          <w:lang w:val="x-none"/>
        </w:rPr>
      </w:pPr>
      <w:ins w:id="274" w:author="ROQUE Karl Raymond Dela Cruz" w:date="2026-01-02T17:53:00Z" w16du:dateUtc="2026-01-02T08:53:00Z">
        <w:r>
          <w:t xml:space="preserve">The circuit operation is classified into three patterns determined by the duty cycle </w:t>
        </w:r>
        <w:r>
          <w:rPr>
            <w:i/>
            <w:iCs/>
          </w:rPr>
          <w:t>D</w:t>
        </w:r>
        <w:r>
          <w:t xml:space="preserve"> and the boundary condition</w:t>
        </w:r>
      </w:ins>
      <w:ins w:id="275" w:author="ROQUE Karl Raymond Dela Cruz" w:date="2026-01-02T17:46:00Z" w16du:dateUtc="2026-01-02T08:46:00Z">
        <w:r w:rsidRPr="000364CE">
          <w:rPr>
            <w:color w:val="000000"/>
            <w:lang w:val="x-none"/>
          </w:rPr>
          <w:t xml:space="preserve"> </w:t>
        </w:r>
        <w:r w:rsidRPr="00B75751">
          <w:rPr>
            <w:i/>
            <w:iCs/>
            <w:sz w:val="21"/>
            <w:szCs w:val="16"/>
          </w:rPr>
          <w:t xml:space="preserve">D </w:t>
        </w:r>
      </w:ins>
      <m:oMath>
        <m:r>
          <w:ins w:id="276" w:author="ROQUE Karl Raymond Dela Cruz" w:date="2026-01-02T17:46:00Z" w16du:dateUtc="2026-01-02T08:46:00Z">
            <m:rPr>
              <m:nor/>
            </m:rPr>
            <w:rPr>
              <w:i/>
              <w:iCs/>
              <w:sz w:val="21"/>
            </w:rPr>
            <m:t xml:space="preserve">≤ </m:t>
          </w:ins>
        </m:r>
      </m:oMath>
      <w:ins w:id="277" w:author="ROQUE Karl Raymond Dela Cruz" w:date="2026-01-02T17:46:00Z" w16du:dateUtc="2026-01-02T08:46:00Z">
        <w:r w:rsidRPr="00B07F51">
          <w:rPr>
            <w:color w:val="000000" w:themeColor="text1"/>
            <w:sz w:val="21"/>
          </w:rPr>
          <w:t>0.5</w:t>
        </w:r>
        <w:r w:rsidRPr="00B07F51">
          <w:rPr>
            <w:i/>
            <w:iCs/>
            <w:color w:val="000000" w:themeColor="text1"/>
            <w:sz w:val="21"/>
          </w:rPr>
          <w:t xml:space="preserve"> </w:t>
        </w:r>
      </w:ins>
      <m:oMath>
        <m:f>
          <m:fPr>
            <m:ctrlPr>
              <w:ins w:id="278" w:author="ROQUE Karl Raymond Dela Cruz" w:date="2026-01-02T17:46:00Z" w16du:dateUtc="2026-01-02T08:46:00Z">
                <w:rPr>
                  <w:rFonts w:ascii="Cambria Math" w:hAnsi="Cambria Math"/>
                  <w:i/>
                  <w:iCs/>
                  <w:color w:val="000000" w:themeColor="text1"/>
                </w:rPr>
              </w:ins>
            </m:ctrlPr>
          </m:fPr>
          <m:num>
            <m:r>
              <w:ins w:id="279" w:author="ROQUE Karl Raymond Dela Cruz" w:date="2026-01-02T17:46:00Z" w16du:dateUtc="2026-01-02T08:46:00Z">
                <m:rPr>
                  <m:nor/>
                </m:rPr>
                <w:rPr>
                  <w:i/>
                  <w:iCs/>
                  <w:color w:val="000000" w:themeColor="text1"/>
                </w:rPr>
                <m:t>n</m:t>
              </w:ins>
            </m:r>
            <m:sSub>
              <m:sSubPr>
                <m:ctrlPr>
                  <w:ins w:id="280" w:author="ROQUE Karl Raymond Dela Cruz" w:date="2026-01-02T17:46:00Z" w16du:dateUtc="2026-01-02T08:46:00Z">
                    <w:rPr>
                      <w:rFonts w:ascii="Cambria Math" w:hAnsi="Cambria Math"/>
                      <w:i/>
                      <w:iCs/>
                      <w:color w:val="000000" w:themeColor="text1"/>
                    </w:rPr>
                  </w:ins>
                </m:ctrlPr>
              </m:sSubPr>
              <m:e>
                <m:r>
                  <w:ins w:id="281" w:author="ROQUE Karl Raymond Dela Cruz" w:date="2026-01-02T17:46:00Z" w16du:dateUtc="2026-01-02T08:46:00Z">
                    <m:rPr>
                      <m:nor/>
                    </m:rPr>
                    <w:rPr>
                      <w:i/>
                      <w:iCs/>
                      <w:color w:val="000000" w:themeColor="text1"/>
                    </w:rPr>
                    <m:t>V</m:t>
                  </w:ins>
                </m:r>
              </m:e>
              <m:sub>
                <m:r>
                  <w:ins w:id="282" w:author="ROQUE Karl Raymond Dela Cruz" w:date="2026-01-02T17:46:00Z" w16du:dateUtc="2026-01-02T08:46:00Z">
                    <m:rPr>
                      <m:nor/>
                    </m:rPr>
                    <w:rPr>
                      <w:i/>
                      <w:iCs/>
                      <w:color w:val="000000" w:themeColor="text1"/>
                    </w:rPr>
                    <m:t>o</m:t>
                  </w:ins>
                </m:r>
              </m:sub>
            </m:sSub>
          </m:num>
          <m:den>
            <m:sSub>
              <m:sSubPr>
                <m:ctrlPr>
                  <w:ins w:id="283" w:author="ROQUE Karl Raymond Dela Cruz" w:date="2026-01-02T17:46:00Z" w16du:dateUtc="2026-01-02T08:46:00Z">
                    <w:rPr>
                      <w:rFonts w:ascii="Cambria Math" w:hAnsi="Cambria Math"/>
                      <w:i/>
                      <w:iCs/>
                      <w:color w:val="000000" w:themeColor="text1"/>
                    </w:rPr>
                  </w:ins>
                </m:ctrlPr>
              </m:sSubPr>
              <m:e>
                <m:r>
                  <w:ins w:id="284" w:author="ROQUE Karl Raymond Dela Cruz" w:date="2026-01-02T17:46:00Z" w16du:dateUtc="2026-01-02T08:46:00Z">
                    <m:rPr>
                      <m:nor/>
                    </m:rPr>
                    <w:rPr>
                      <w:i/>
                      <w:iCs/>
                      <w:color w:val="000000" w:themeColor="text1"/>
                    </w:rPr>
                    <m:t>V</m:t>
                  </w:ins>
                </m:r>
              </m:e>
              <m:sub>
                <m:r>
                  <w:ins w:id="285" w:author="ROQUE Karl Raymond Dela Cruz" w:date="2026-01-02T17:46:00Z" w16du:dateUtc="2026-01-02T08:46:00Z">
                    <m:rPr>
                      <m:nor/>
                    </m:rPr>
                    <w:rPr>
                      <w:i/>
                      <w:iCs/>
                      <w:color w:val="000000" w:themeColor="text1"/>
                    </w:rPr>
                    <m:t>in,max</m:t>
                  </w:ins>
                </m:r>
              </m:sub>
            </m:sSub>
          </m:den>
        </m:f>
      </m:oMath>
      <w:ins w:id="286" w:author="ROQUE Karl Raymond Dela Cruz" w:date="2026-01-02T17:46:00Z" w16du:dateUtc="2026-01-02T08:46:00Z">
        <w:r w:rsidRPr="000364CE">
          <w:rPr>
            <w:color w:val="000000"/>
            <w:lang w:val="x-none"/>
          </w:rPr>
          <w:t>.</w:t>
        </w:r>
        <w:r>
          <w:rPr>
            <w:color w:val="000000"/>
            <w:lang w:val="x-none"/>
          </w:rPr>
          <w:t xml:space="preserve"> </w:t>
        </w:r>
      </w:ins>
      <w:ins w:id="287" w:author="ROQUE Karl Raymond Dela Cruz" w:date="2026-01-02T17:53:00Z" w16du:dateUtc="2026-01-02T08:53:00Z">
        <w:r>
          <w:t>This classification, illustrated in Fig. 7, arises because the integrated single-core structure permits simultaneous magnetizing current flow in multiple active windings, resulting in distinct flux superposition compared to conventional discrete transformers.</w:t>
        </w:r>
      </w:ins>
      <w:ins w:id="288" w:author="ROQUE Karl Raymond Dela Cruz" w:date="2026-01-02T17:54:00Z" w16du:dateUtc="2026-01-02T08:54:00Z">
        <w:r>
          <w:t xml:space="preserve"> The </w:t>
        </w:r>
      </w:ins>
      <w:ins w:id="289" w:author="ROQUE Karl Raymond Dela Cruz" w:date="2026-01-02T23:59:00Z" w16du:dateUtc="2026-01-02T14:59:00Z">
        <w:r w:rsidR="00EC5794">
          <w:rPr>
            <w:rFonts w:hint="eastAsia"/>
            <w:lang w:eastAsia="ja-JP"/>
          </w:rPr>
          <w:t>manner of superposition due to the</w:t>
        </w:r>
      </w:ins>
      <w:ins w:id="290" w:author="ROQUE Karl Raymond Dela Cruz" w:date="2026-01-02T17:54:00Z" w16du:dateUtc="2026-01-02T08:54:00Z">
        <w:r>
          <w:t xml:space="preserve"> magnetizing current can be controlled by </w:t>
        </w:r>
        <w:proofErr w:type="spellStart"/>
        <w:r>
          <w:rPr>
            <w:i/>
            <w:iCs/>
          </w:rPr>
          <w:t>t</w:t>
        </w:r>
        <w:r>
          <w:rPr>
            <w:i/>
            <w:iCs/>
            <w:vertAlign w:val="subscript"/>
          </w:rPr>
          <w:t>discharge</w:t>
        </w:r>
        <w:proofErr w:type="spellEnd"/>
        <w:r>
          <w:rPr>
            <w:i/>
            <w:iCs/>
          </w:rPr>
          <w:t xml:space="preserve"> </w:t>
        </w:r>
        <w:r>
          <w:t>as show</w:t>
        </w:r>
      </w:ins>
      <w:ins w:id="291" w:author="ROQUE Karl Raymond Dela Cruz" w:date="2026-01-02T17:55:00Z" w16du:dateUtc="2026-01-02T08:55:00Z">
        <w:r>
          <w:t xml:space="preserve">n in (xx) which depends on </w:t>
        </w:r>
        <w:r>
          <w:rPr>
            <w:i/>
          </w:rPr>
          <w:t>D</w:t>
        </w:r>
        <w:r>
          <w:rPr>
            <w:iCs/>
          </w:rPr>
          <w:t>.</w:t>
        </w:r>
      </w:ins>
      <w:ins w:id="292" w:author="ROQUE Karl Raymond Dela Cruz" w:date="2026-01-02T17:46:00Z" w16du:dateUtc="2026-01-02T08:46:00Z">
        <w:r>
          <w:t xml:space="preserve"> </w:t>
        </w:r>
      </w:ins>
      <w:ins w:id="293" w:author="ROQUE Karl Raymond Dela Cruz" w:date="2026-01-02T17:57:00Z" w16du:dateUtc="2026-01-02T08:57:00Z">
        <w:r w:rsidR="00C92BC5">
          <w:t xml:space="preserve">Consequently, the saturation magnetic flux density </w:t>
        </w:r>
        <w:proofErr w:type="spellStart"/>
        <w:r w:rsidR="00C92BC5" w:rsidRPr="008F0172">
          <w:rPr>
            <w:rStyle w:val="math-inline"/>
            <w:i/>
            <w:iCs/>
          </w:rPr>
          <w:t>B</w:t>
        </w:r>
        <w:r w:rsidR="00C92BC5">
          <w:rPr>
            <w:rStyle w:val="math-inline"/>
            <w:i/>
            <w:iCs/>
            <w:vertAlign w:val="subscript"/>
          </w:rPr>
          <w:t>sat</w:t>
        </w:r>
        <w:proofErr w:type="spellEnd"/>
        <w:r w:rsidR="00C92BC5">
          <w:t xml:space="preserve"> is a critical parameter</w:t>
        </w:r>
      </w:ins>
      <w:ins w:id="294" w:author="ROQUE Karl Raymond Dela Cruz" w:date="2026-01-02T18:02:00Z" w16du:dateUtc="2026-01-02T09:02:00Z">
        <w:r w:rsidR="00C92BC5">
          <w:t xml:space="preserve"> for the transformer geometry</w:t>
        </w:r>
      </w:ins>
      <w:ins w:id="295" w:author="ROQUE Karl Raymond Dela Cruz" w:date="2026-01-02T17:57:00Z" w16du:dateUtc="2026-01-02T08:57:00Z">
        <w:r w:rsidR="00C92BC5">
          <w:t xml:space="preserve">. </w:t>
        </w:r>
      </w:ins>
      <w:moveToRangeStart w:id="296" w:author="ROQUE Karl Raymond Dela Cruz" w:date="2026-01-02T17:57:00Z" w:name="move218269085"/>
      <w:moveTo w:id="297" w:author="ROQUE Karl Raymond Dela Cruz" w:date="2026-01-02T17:57:00Z" w16du:dateUtc="2026-01-02T08:57:00Z">
        <w:r w:rsidR="00C92BC5" w:rsidRPr="000364CE">
          <w:rPr>
            <w:color w:val="000000"/>
            <w:lang w:val="x-none"/>
          </w:rPr>
          <w:t xml:space="preserve">The flux density </w:t>
        </w:r>
      </w:moveTo>
      <w:ins w:id="298" w:author="ROQUE Karl Raymond Dela Cruz" w:date="2026-01-02T17:58:00Z" w16du:dateUtc="2026-01-02T08:58:00Z">
        <w:r w:rsidR="00C92BC5">
          <w:rPr>
            <w:color w:val="000000"/>
            <w:lang w:val="x-none"/>
          </w:rPr>
          <w:t xml:space="preserve">in each leg </w:t>
        </w:r>
      </w:ins>
      <w:moveTo w:id="299" w:author="ROQUE Karl Raymond Dela Cruz" w:date="2026-01-02T17:57:00Z" w16du:dateUtc="2026-01-02T08:57:00Z">
        <w:r w:rsidR="00C92BC5" w:rsidRPr="000364CE">
          <w:rPr>
            <w:color w:val="000000"/>
            <w:lang w:val="x-none"/>
          </w:rPr>
          <w:t>is examined further using the principle of superposition, with the expressions of the superimposed flux</w:t>
        </w:r>
      </w:moveTo>
      <w:ins w:id="300" w:author="ROQUE Karl Raymond Dela Cruz" w:date="2026-01-03T00:57:00Z" w16du:dateUtc="2026-01-02T15:57:00Z">
        <w:r w:rsidR="005E37F0">
          <w:rPr>
            <w:rFonts w:hint="eastAsia"/>
            <w:color w:val="000000"/>
            <w:lang w:val="x-none" w:eastAsia="ja-JP"/>
          </w:rPr>
          <w:t xml:space="preserve"> densities in the left, right and center legs</w:t>
        </w:r>
      </w:ins>
      <w:ins w:id="301" w:author="ROQUE Karl Raymond Dela Cruz" w:date="2026-01-03T00:58:00Z" w16du:dateUtc="2026-01-02T15:58:00Z">
        <w:r w:rsidR="005E37F0">
          <w:rPr>
            <w:rFonts w:hint="eastAsia"/>
            <w:color w:val="000000"/>
            <w:lang w:val="x-none" w:eastAsia="ja-JP"/>
          </w:rPr>
          <w:t xml:space="preserve"> are</w:t>
        </w:r>
      </w:ins>
      <w:moveTo w:id="302" w:author="ROQUE Karl Raymond Dela Cruz" w:date="2026-01-02T17:57:00Z" w16du:dateUtc="2026-01-02T08:57:00Z">
        <w:r w:rsidR="00C92BC5" w:rsidRPr="000364CE">
          <w:rPr>
            <w:color w:val="000000"/>
            <w:lang w:val="x-none"/>
          </w:rPr>
          <w:t xml:space="preserve"> </w:t>
        </w:r>
        <w:del w:id="303" w:author="ROQUE Karl Raymond Dela Cruz" w:date="2026-01-03T00:58:00Z" w16du:dateUtc="2026-01-02T15:58:00Z">
          <w:r w:rsidR="00C92BC5" w:rsidRPr="000364CE" w:rsidDel="005E37F0">
            <w:rPr>
              <w:color w:val="000000"/>
              <w:lang w:val="x-none"/>
            </w:rPr>
            <w:delText xml:space="preserve">as </w:delText>
          </w:r>
        </w:del>
        <w:r w:rsidR="00C92BC5" w:rsidRPr="000364CE">
          <w:rPr>
            <w:color w:val="000000"/>
            <w:lang w:val="x-none"/>
          </w:rPr>
          <w:t xml:space="preserve">shown </w:t>
        </w:r>
        <w:del w:id="304" w:author="ROQUE Karl Raymond Dela Cruz" w:date="2026-01-02T17:58:00Z" w16du:dateUtc="2026-01-02T08:58:00Z">
          <w:r w:rsidR="00C92BC5" w:rsidRPr="000364CE" w:rsidDel="00C92BC5">
            <w:rPr>
              <w:color w:val="000000"/>
              <w:lang w:val="x-none"/>
            </w:rPr>
            <w:delText xml:space="preserve">in Fig. 4 </w:delText>
          </w:r>
        </w:del>
        <w:r w:rsidR="00C92BC5" w:rsidRPr="000364CE">
          <w:rPr>
            <w:color w:val="000000"/>
            <w:lang w:val="x-none"/>
          </w:rPr>
          <w:t>in (3)</w:t>
        </w:r>
        <w:r w:rsidR="00C92BC5">
          <w:rPr>
            <w:rFonts w:eastAsia="Malgun Gothic" w:hint="eastAsia"/>
            <w:color w:val="000000"/>
            <w:lang w:val="x-none" w:eastAsia="ko-KR"/>
          </w:rPr>
          <w:t>-</w:t>
        </w:r>
        <w:r w:rsidR="00C92BC5" w:rsidRPr="000364CE">
          <w:rPr>
            <w:color w:val="000000"/>
            <w:lang w:val="x-none"/>
          </w:rPr>
          <w:t>(5)</w:t>
        </w:r>
      </w:moveTo>
      <w:ins w:id="305" w:author="ROQUE Karl Raymond Dela Cruz" w:date="2026-01-03T00:58:00Z" w16du:dateUtc="2026-01-02T15:58:00Z">
        <w:r w:rsidR="005E37F0">
          <w:rPr>
            <w:rFonts w:hint="eastAsia"/>
            <w:color w:val="000000"/>
            <w:lang w:val="x-none" w:eastAsia="ja-JP"/>
          </w:rPr>
          <w:t xml:space="preserve">, represented as </w:t>
        </w:r>
        <w:r w:rsidR="005E37F0" w:rsidRPr="005E37F0">
          <w:rPr>
            <w:i/>
            <w:iCs/>
            <w:color w:val="000000"/>
            <w:lang w:val="x-none" w:eastAsia="ja-JP"/>
            <w:rPrChange w:id="306" w:author="ROQUE Karl Raymond Dela Cruz" w:date="2026-01-03T00:59:00Z" w16du:dateUtc="2026-01-02T15:59:00Z">
              <w:rPr>
                <w:rFonts w:hint="eastAsia"/>
                <w:i/>
                <w:iCs/>
                <w:color w:val="000000"/>
                <w:lang w:val="x-none" w:eastAsia="ja-JP"/>
              </w:rPr>
            </w:rPrChange>
          </w:rPr>
          <w:t>B</w:t>
        </w:r>
        <w:r w:rsidR="005E37F0" w:rsidRPr="005E37F0">
          <w:rPr>
            <w:i/>
            <w:iCs/>
            <w:color w:val="000000"/>
            <w:vertAlign w:val="subscript"/>
            <w:lang w:val="x-none" w:eastAsia="ja-JP"/>
            <w:rPrChange w:id="307" w:author="ROQUE Karl Raymond Dela Cruz" w:date="2026-01-03T00:59:00Z" w16du:dateUtc="2026-01-02T15:59:00Z">
              <w:rPr>
                <w:rFonts w:hint="eastAsia"/>
                <w:i/>
                <w:iCs/>
                <w:color w:val="000000"/>
                <w:lang w:val="x-none" w:eastAsia="ja-JP"/>
              </w:rPr>
            </w:rPrChange>
          </w:rPr>
          <w:t>o</w:t>
        </w:r>
        <w:r w:rsidR="005E37F0" w:rsidRPr="005E37F0">
          <w:rPr>
            <w:color w:val="000000"/>
            <w:vertAlign w:val="subscript"/>
            <w:lang w:val="x-none" w:eastAsia="ja-JP"/>
            <w:rPrChange w:id="308" w:author="ROQUE Karl Raymond Dela Cruz" w:date="2026-01-03T00:59:00Z" w16du:dateUtc="2026-01-02T15:59:00Z">
              <w:rPr>
                <w:rFonts w:hint="eastAsia"/>
                <w:i/>
                <w:iCs/>
                <w:color w:val="000000"/>
                <w:lang w:val="x-none" w:eastAsia="ja-JP"/>
              </w:rPr>
            </w:rPrChange>
          </w:rPr>
          <w:t>1</w:t>
        </w:r>
        <w:r w:rsidR="005E37F0" w:rsidRPr="005E37F0">
          <w:rPr>
            <w:color w:val="000000"/>
            <w:vertAlign w:val="subscript"/>
            <w:lang w:val="x-none" w:eastAsia="ja-JP"/>
            <w:rPrChange w:id="309" w:author="ROQUE Karl Raymond Dela Cruz" w:date="2026-01-03T00:59:00Z" w16du:dateUtc="2026-01-02T15:59:00Z">
              <w:rPr>
                <w:rFonts w:hint="eastAsia"/>
                <w:color w:val="000000"/>
                <w:vertAlign w:val="subscript"/>
                <w:lang w:val="x-none" w:eastAsia="ja-JP"/>
              </w:rPr>
            </w:rPrChange>
          </w:rPr>
          <w:t>、</w:t>
        </w:r>
        <w:r w:rsidR="005E37F0" w:rsidRPr="005E37F0">
          <w:rPr>
            <w:i/>
            <w:iCs/>
            <w:color w:val="000000"/>
            <w:lang w:val="x-none" w:eastAsia="ja-JP"/>
            <w:rPrChange w:id="310" w:author="ROQUE Karl Raymond Dela Cruz" w:date="2026-01-03T00:59:00Z" w16du:dateUtc="2026-01-02T15:59:00Z">
              <w:rPr>
                <w:rFonts w:hint="eastAsia"/>
                <w:i/>
                <w:iCs/>
                <w:color w:val="000000"/>
                <w:lang w:val="x-none" w:eastAsia="ja-JP"/>
              </w:rPr>
            </w:rPrChange>
          </w:rPr>
          <w:t>B</w:t>
        </w:r>
        <w:r w:rsidR="005E37F0" w:rsidRPr="005E37F0">
          <w:rPr>
            <w:i/>
            <w:iCs/>
            <w:color w:val="000000"/>
            <w:vertAlign w:val="subscript"/>
            <w:lang w:val="x-none" w:eastAsia="ja-JP"/>
            <w:rPrChange w:id="311" w:author="ROQUE Karl Raymond Dela Cruz" w:date="2026-01-03T00:59:00Z" w16du:dateUtc="2026-01-02T15:59:00Z">
              <w:rPr>
                <w:rFonts w:hint="eastAsia"/>
                <w:i/>
                <w:iCs/>
                <w:color w:val="000000"/>
                <w:vertAlign w:val="subscript"/>
                <w:lang w:val="x-none" w:eastAsia="ja-JP"/>
              </w:rPr>
            </w:rPrChange>
          </w:rPr>
          <w:t>o</w:t>
        </w:r>
        <w:r w:rsidR="005E37F0" w:rsidRPr="005E37F0">
          <w:rPr>
            <w:color w:val="000000"/>
            <w:vertAlign w:val="subscript"/>
            <w:lang w:val="x-none" w:eastAsia="ja-JP"/>
            <w:rPrChange w:id="312" w:author="ROQUE Karl Raymond Dela Cruz" w:date="2026-01-03T00:59:00Z" w16du:dateUtc="2026-01-02T15:59:00Z">
              <w:rPr>
                <w:rFonts w:hint="eastAsia"/>
                <w:color w:val="000000"/>
                <w:vertAlign w:val="subscript"/>
                <w:lang w:val="x-none" w:eastAsia="ja-JP"/>
              </w:rPr>
            </w:rPrChange>
          </w:rPr>
          <w:t xml:space="preserve">2, </w:t>
        </w:r>
        <w:r w:rsidR="005E37F0" w:rsidRPr="005E37F0">
          <w:rPr>
            <w:color w:val="000000"/>
            <w:lang w:val="x-none" w:eastAsia="ja-JP"/>
            <w:rPrChange w:id="313" w:author="ROQUE Karl Raymond Dela Cruz" w:date="2026-01-03T00:59:00Z" w16du:dateUtc="2026-01-02T15:59:00Z">
              <w:rPr>
                <w:rFonts w:hint="eastAsia"/>
                <w:color w:val="000000"/>
                <w:vertAlign w:val="subscript"/>
                <w:lang w:val="x-none" w:eastAsia="ja-JP"/>
              </w:rPr>
            </w:rPrChange>
          </w:rPr>
          <w:t>and</w:t>
        </w:r>
        <w:r w:rsidR="005E37F0" w:rsidRPr="005E37F0">
          <w:rPr>
            <w:color w:val="000000"/>
            <w:vertAlign w:val="subscript"/>
            <w:lang w:val="x-none" w:eastAsia="ja-JP"/>
            <w:rPrChange w:id="314" w:author="ROQUE Karl Raymond Dela Cruz" w:date="2026-01-03T00:59:00Z" w16du:dateUtc="2026-01-02T15:59:00Z">
              <w:rPr>
                <w:rFonts w:hint="eastAsia"/>
                <w:color w:val="000000"/>
                <w:vertAlign w:val="subscript"/>
                <w:lang w:val="x-none" w:eastAsia="ja-JP"/>
              </w:rPr>
            </w:rPrChange>
          </w:rPr>
          <w:t xml:space="preserve"> </w:t>
        </w:r>
        <w:proofErr w:type="spellStart"/>
        <w:r w:rsidR="005E37F0" w:rsidRPr="005E37F0">
          <w:rPr>
            <w:i/>
            <w:iCs/>
            <w:color w:val="000000"/>
            <w:lang w:val="x-none" w:eastAsia="ja-JP"/>
            <w:rPrChange w:id="315" w:author="ROQUE Karl Raymond Dela Cruz" w:date="2026-01-03T00:59:00Z" w16du:dateUtc="2026-01-02T15:59:00Z">
              <w:rPr>
                <w:rFonts w:hint="eastAsia"/>
                <w:i/>
                <w:iCs/>
                <w:color w:val="000000"/>
                <w:lang w:val="x-none" w:eastAsia="ja-JP"/>
              </w:rPr>
            </w:rPrChange>
          </w:rPr>
          <w:t>B</w:t>
        </w:r>
        <w:r w:rsidR="005E37F0" w:rsidRPr="005E37F0">
          <w:rPr>
            <w:i/>
            <w:iCs/>
            <w:color w:val="000000"/>
            <w:vertAlign w:val="subscript"/>
            <w:lang w:val="x-none" w:eastAsia="ja-JP"/>
            <w:rPrChange w:id="316" w:author="ROQUE Karl Raymond Dela Cruz" w:date="2026-01-03T00:59:00Z" w16du:dateUtc="2026-01-02T15:59:00Z">
              <w:rPr>
                <w:rFonts w:hint="eastAsia"/>
                <w:i/>
                <w:iCs/>
                <w:color w:val="000000"/>
                <w:vertAlign w:val="subscript"/>
                <w:lang w:val="x-none" w:eastAsia="ja-JP"/>
              </w:rPr>
            </w:rPrChange>
          </w:rPr>
          <w:t>c</w:t>
        </w:r>
        <w:proofErr w:type="spellEnd"/>
        <w:r w:rsidR="005E37F0" w:rsidRPr="005E37F0">
          <w:rPr>
            <w:color w:val="000000"/>
            <w:lang w:val="x-none" w:eastAsia="ja-JP"/>
            <w:rPrChange w:id="317" w:author="ROQUE Karl Raymond Dela Cruz" w:date="2026-01-03T00:59:00Z" w16du:dateUtc="2026-01-02T15:59:00Z">
              <w:rPr>
                <w:rFonts w:hint="eastAsia"/>
                <w:color w:val="000000"/>
                <w:lang w:val="x-none" w:eastAsia="ja-JP"/>
              </w:rPr>
            </w:rPrChange>
          </w:rPr>
          <w:t xml:space="preserve"> respectively</w:t>
        </w:r>
      </w:ins>
      <w:moveTo w:id="318" w:author="ROQUE Karl Raymond Dela Cruz" w:date="2026-01-02T17:57:00Z" w16du:dateUtc="2026-01-02T08:57:00Z">
        <w:r w:rsidR="00C92BC5" w:rsidRPr="005E37F0">
          <w:rPr>
            <w:color w:val="000000"/>
            <w:lang w:val="x-none"/>
          </w:rPr>
          <w:t xml:space="preserve">. </w:t>
        </w:r>
      </w:moveTo>
    </w:p>
    <w:p w14:paraId="5977F7EC" w14:textId="4819D341" w:rsidR="007E6214" w:rsidRPr="00C92BC5" w:rsidRDefault="001907D5" w:rsidP="00C92BC5">
      <w:pPr>
        <w:widowControl w:val="0"/>
        <w:pBdr>
          <w:top w:val="nil"/>
          <w:left w:val="nil"/>
          <w:bottom w:val="nil"/>
          <w:right w:val="nil"/>
          <w:between w:val="nil"/>
        </w:pBdr>
        <w:spacing w:line="252" w:lineRule="auto"/>
        <w:ind w:firstLine="204"/>
        <w:jc w:val="both"/>
        <w:rPr>
          <w:ins w:id="319" w:author="ROQUE Karl Raymond Dela Cruz" w:date="2026-01-02T17:46:00Z" w16du:dateUtc="2026-01-02T08:46:00Z"/>
          <w:rPrChange w:id="320" w:author="ROQUE Karl Raymond Dela Cruz" w:date="2026-01-02T17:59:00Z" w16du:dateUtc="2026-01-02T08:59:00Z">
            <w:rPr>
              <w:ins w:id="321" w:author="ROQUE Karl Raymond Dela Cruz" w:date="2026-01-02T17:46:00Z" w16du:dateUtc="2026-01-02T08:46:00Z"/>
              <w:color w:val="000000"/>
              <w:lang w:val="x-none"/>
            </w:rPr>
          </w:rPrChange>
        </w:rPr>
      </w:pPr>
      <m:oMathPara>
        <m:oMath>
          <m:eqArr>
            <m:eqArrPr>
              <m:maxDist m:val="1"/>
              <m:ctrlPr>
                <w:rPr>
                  <w:rFonts w:ascii="Cambria Math" w:hAnsi="Cambria Math"/>
                  <w:i/>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up>
                  <m:r>
                    <w:rPr>
                      <w:rFonts w:ascii="Cambria Math" w:hAnsi="Cambria Math"/>
                      <w:color w:val="000000"/>
                      <w:lang w:val="x-none"/>
                    </w:rPr>
                    <m:t>'</m:t>
                  </m:r>
                </m:sup>
              </m:sSubSup>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3</m:t>
                  </m:r>
                </m:e>
              </m:d>
            </m:e>
            <m:e>
              <m:sSub>
                <m:sSubPr>
                  <m:ctrlPr>
                    <w:rPr>
                      <w:rFonts w:ascii="Cambria Math" w:hAnsi="Cambria Math"/>
                      <w:i/>
                      <w:color w:val="000000"/>
                      <w:lang w:val="x-none"/>
                    </w:rPr>
                  </m:ctrlPr>
                </m:sSub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up>
                  <m:r>
                    <w:rPr>
                      <w:rFonts w:ascii="Cambria Math" w:hAnsi="Cambria Math"/>
                      <w:color w:val="000000"/>
                      <w:lang w:val="x-none"/>
                    </w:rPr>
                    <m:t>'</m:t>
                  </m:r>
                </m:sup>
              </m:sSubSup>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4</m:t>
                  </m:r>
                </m:e>
              </m:d>
            </m:e>
            <m:e>
              <m:sSub>
                <m:sSubPr>
                  <m:ctrlPr>
                    <w:rPr>
                      <w:rFonts w:ascii="Cambria Math" w:hAnsi="Cambria Math"/>
                      <w:i/>
                      <w:color w:val="000000"/>
                      <w:lang w:val="x-none"/>
                    </w:rPr>
                  </m:ctrlPr>
                </m:sSubPr>
                <m:e>
                  <m:r>
                    <w:rPr>
                      <w:rFonts w:ascii="Cambria Math" w:hAnsi="Cambria Math"/>
                      <w:color w:val="000000"/>
                      <w:lang w:val="x-none"/>
                    </w:rPr>
                    <m:t>B</m:t>
                  </m:r>
                </m:e>
                <m:sub>
                  <m:r>
                    <w:rPr>
                      <w:rFonts w:ascii="Cambria Math" w:hAnsi="Cambria Math"/>
                      <w:color w:val="000000"/>
                      <w:lang w:val="x-none"/>
                    </w:rPr>
                    <m:t>c</m:t>
                  </m:r>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r>
                    <w:rPr>
                      <w:rFonts w:ascii="Cambria Math" w:hAnsi="Cambria Math"/>
                      <w:color w:val="000000"/>
                      <w:lang w:val="x-none"/>
                    </w:rPr>
                    <m:t>c</m:t>
                  </m:r>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5</m:t>
                  </m:r>
                </m:e>
              </m:d>
            </m:e>
          </m:eqArr>
        </m:oMath>
      </m:oMathPara>
      <w:moveToRangeEnd w:id="296"/>
    </w:p>
    <w:p w14:paraId="6A5D679E" w14:textId="3AE04BEA" w:rsidR="000364CE" w:rsidRPr="000364CE" w:rsidDel="00C92BC5" w:rsidRDefault="000364CE">
      <w:pPr>
        <w:widowControl w:val="0"/>
        <w:pBdr>
          <w:top w:val="nil"/>
          <w:left w:val="nil"/>
          <w:bottom w:val="nil"/>
          <w:right w:val="nil"/>
          <w:between w:val="nil"/>
        </w:pBdr>
        <w:spacing w:line="252" w:lineRule="auto"/>
        <w:ind w:firstLine="204"/>
        <w:jc w:val="both"/>
        <w:rPr>
          <w:moveFrom w:id="322" w:author="ROQUE Karl Raymond Dela Cruz" w:date="2026-01-02T17:57:00Z" w16du:dateUtc="2026-01-02T08:57:00Z"/>
          <w:color w:val="000000"/>
          <w:lang w:val="x-none"/>
        </w:rPr>
      </w:pPr>
      <w:del w:id="323" w:author="ROQUE Karl Raymond Dela Cruz" w:date="2026-01-02T17:58:00Z" w16du:dateUtc="2026-01-02T08:58:00Z">
        <w:r w:rsidRPr="000364CE" w:rsidDel="00C92BC5">
          <w:rPr>
            <w:color w:val="000000"/>
            <w:lang w:val="x-none"/>
          </w:rPr>
          <w:delText>The saturation magnetic flux density is a</w:delText>
        </w:r>
        <w:r w:rsidR="00457FBC" w:rsidDel="00C92BC5">
          <w:rPr>
            <w:color w:val="000000"/>
            <w:lang w:val="x-none"/>
          </w:rPr>
          <w:delText xml:space="preserve"> </w:delText>
        </w:r>
        <w:commentRangeStart w:id="324"/>
        <w:commentRangeStart w:id="325"/>
        <w:r w:rsidR="00457FBC" w:rsidDel="00C92BC5">
          <w:rPr>
            <w:color w:val="000000"/>
            <w:lang w:val="x-none"/>
          </w:rPr>
          <w:delText xml:space="preserve">fundamental </w:delText>
        </w:r>
        <w:r w:rsidRPr="000364CE" w:rsidDel="00C92BC5">
          <w:rPr>
            <w:color w:val="000000"/>
            <w:lang w:val="x-none"/>
          </w:rPr>
          <w:delText>parameter</w:delText>
        </w:r>
        <w:commentRangeEnd w:id="324"/>
        <w:r w:rsidR="007A4FEB" w:rsidDel="00C92BC5">
          <w:rPr>
            <w:rStyle w:val="CommentReference"/>
          </w:rPr>
          <w:commentReference w:id="324"/>
        </w:r>
      </w:del>
      <w:commentRangeEnd w:id="325"/>
      <w:r w:rsidR="00C92BC5">
        <w:rPr>
          <w:rStyle w:val="CommentReference"/>
        </w:rPr>
        <w:commentReference w:id="325"/>
      </w:r>
      <w:del w:id="326" w:author="ROQUE Karl Raymond Dela Cruz" w:date="2026-01-02T17:58:00Z" w16du:dateUtc="2026-01-02T08:58:00Z">
        <w:r w:rsidRPr="000364CE" w:rsidDel="00C92BC5">
          <w:rPr>
            <w:color w:val="000000"/>
            <w:lang w:val="x-none"/>
          </w:rPr>
          <w:delText xml:space="preserve"> in the design of the proposed transformer. </w:delText>
        </w:r>
      </w:del>
      <w:moveFromRangeStart w:id="327" w:author="ROQUE Karl Raymond Dela Cruz" w:date="2026-01-02T17:57:00Z" w:name="move218269085"/>
      <w:moveFrom w:id="328" w:author="ROQUE Karl Raymond Dela Cruz" w:date="2026-01-02T17:57:00Z" w16du:dateUtc="2026-01-02T08:57:00Z">
        <w:r w:rsidRPr="000364CE" w:rsidDel="00C92BC5">
          <w:rPr>
            <w:color w:val="000000"/>
            <w:lang w:val="x-none"/>
          </w:rPr>
          <w:t>The flux density is examined further using the principle of superposition, with the expressions of the superimposed flux as shown in Fig. 4 in (3)</w:t>
        </w:r>
        <w:ins w:id="329" w:author="Sihoon Choi" w:date="2025-07-19T15:03:00Z" w16du:dateUtc="2025-07-19T06:03:00Z">
          <w:r w:rsidR="000701B4" w:rsidDel="00C92BC5">
            <w:rPr>
              <w:rFonts w:eastAsia="Malgun Gothic" w:hint="eastAsia"/>
              <w:color w:val="000000"/>
              <w:lang w:val="x-none" w:eastAsia="ko-KR"/>
            </w:rPr>
            <w:t>-</w:t>
          </w:r>
        </w:ins>
        <w:r w:rsidRPr="000364CE" w:rsidDel="00C92BC5">
          <w:rPr>
            <w:color w:val="000000"/>
            <w:lang w:val="x-none"/>
          </w:rPr>
          <w:t xml:space="preserve">(5). </w:t>
        </w:r>
      </w:moveFrom>
    </w:p>
    <w:p w14:paraId="1C5D124F" w14:textId="2DEC531A" w:rsidR="000364CE" w:rsidRPr="000364CE" w:rsidDel="003746B0" w:rsidRDefault="001907D5">
      <w:pPr>
        <w:widowControl w:val="0"/>
        <w:pBdr>
          <w:top w:val="nil"/>
          <w:left w:val="nil"/>
          <w:bottom w:val="nil"/>
          <w:right w:val="nil"/>
          <w:between w:val="nil"/>
        </w:pBdr>
        <w:spacing w:line="252" w:lineRule="auto"/>
        <w:ind w:firstLine="204"/>
        <w:jc w:val="both"/>
        <w:rPr>
          <w:del w:id="330" w:author="ROQUE Karl Raymond Dela Cruz" w:date="2026-01-03T00:00:00Z" w16du:dateUtc="2026-01-02T15:00:00Z"/>
          <w:color w:val="000000"/>
          <w:lang w:val="x-none"/>
        </w:rPr>
        <w:pPrChange w:id="331" w:author="ROQUE Karl Raymond Dela Cruz" w:date="2026-01-02T17:57:00Z" w16du:dateUtc="2026-01-02T08:57:00Z">
          <w:pPr>
            <w:widowControl w:val="0"/>
            <w:pBdr>
              <w:top w:val="nil"/>
              <w:left w:val="nil"/>
              <w:bottom w:val="nil"/>
              <w:right w:val="nil"/>
              <w:between w:val="nil"/>
            </w:pBdr>
            <w:spacing w:line="252" w:lineRule="auto"/>
            <w:jc w:val="both"/>
          </w:pPr>
        </w:pPrChange>
      </w:pPr>
      <m:oMathPara>
        <m:oMath>
          <m:eqArr>
            <m:eqArrPr>
              <m:maxDist m:val="1"/>
              <m:ctrlPr>
                <w:del w:id="332" w:author="ROQUE Karl Raymond Dela Cruz" w:date="2026-01-03T00:00:00Z" w16du:dateUtc="2026-01-02T15:00:00Z">
                  <w:rPr>
                    <w:rFonts w:ascii="Cambria Math" w:hAnsi="Cambria Math"/>
                    <w:i/>
                    <w:color w:val="000000"/>
                    <w:lang w:val="x-none"/>
                  </w:rPr>
                </w:del>
              </m:ctrlPr>
            </m:eqArrPr>
            <m:e>
              <m:sSub>
                <m:sSubPr>
                  <m:ctrlPr>
                    <w:del w:id="333" w:author="ROQUE Karl Raymond Dela Cruz" w:date="2026-01-03T00:00:00Z" w16du:dateUtc="2026-01-02T15:00:00Z">
                      <w:rPr>
                        <w:rFonts w:ascii="Cambria Math" w:hAnsi="Cambria Math"/>
                        <w:i/>
                        <w:color w:val="000000"/>
                        <w:lang w:val="x-none"/>
                      </w:rPr>
                    </w:del>
                  </m:ctrlPr>
                </m:sSubPr>
                <m:e>
                  <m:r>
                    <w:del w:id="334" w:author="ROQUE Karl Raymond Dela Cruz" w:date="2026-01-03T00:00:00Z" w16du:dateUtc="2026-01-02T15:00:00Z">
                      <w:rPr>
                        <w:rFonts w:ascii="Cambria Math" w:hAnsi="Cambria Math"/>
                        <w:color w:val="000000"/>
                        <w:lang w:val="x-none"/>
                      </w:rPr>
                      <m:t>B</m:t>
                    </w:del>
                  </m:r>
                </m:e>
                <m:sub>
                  <m:sSub>
                    <m:sSubPr>
                      <m:ctrlPr>
                        <w:del w:id="335" w:author="ROQUE Karl Raymond Dela Cruz" w:date="2026-01-03T00:00:00Z" w16du:dateUtc="2026-01-02T15:00:00Z">
                          <w:rPr>
                            <w:rFonts w:ascii="Cambria Math" w:hAnsi="Cambria Math"/>
                            <w:i/>
                            <w:color w:val="000000"/>
                            <w:lang w:val="x-none"/>
                          </w:rPr>
                        </w:del>
                      </m:ctrlPr>
                    </m:sSubPr>
                    <m:e>
                      <m:r>
                        <w:del w:id="336" w:author="ROQUE Karl Raymond Dela Cruz" w:date="2026-01-03T00:00:00Z" w16du:dateUtc="2026-01-02T15:00:00Z">
                          <w:rPr>
                            <w:rFonts w:ascii="Cambria Math" w:hAnsi="Cambria Math"/>
                            <w:color w:val="000000"/>
                            <w:lang w:val="x-none"/>
                          </w:rPr>
                          <m:t>o</m:t>
                        </w:del>
                      </m:r>
                    </m:e>
                    <m:sub>
                      <m:r>
                        <w:del w:id="337" w:author="ROQUE Karl Raymond Dela Cruz" w:date="2026-01-03T00:00:00Z" w16du:dateUtc="2026-01-02T15:00:00Z">
                          <w:rPr>
                            <w:rFonts w:ascii="Cambria Math" w:hAnsi="Cambria Math"/>
                            <w:color w:val="000000"/>
                            <w:lang w:val="x-none"/>
                          </w:rPr>
                          <m:t>1</m:t>
                        </w:del>
                      </m:r>
                    </m:sub>
                  </m:sSub>
                </m:sub>
              </m:sSub>
              <m:r>
                <w:del w:id="338" w:author="ROQUE Karl Raymond Dela Cruz" w:date="2026-01-03T00:00:00Z" w16du:dateUtc="2026-01-02T15:00:00Z">
                  <w:rPr>
                    <w:rFonts w:ascii="Cambria Math" w:hAnsi="Cambria Math"/>
                    <w:color w:val="000000"/>
                    <w:lang w:val="x-none"/>
                  </w:rPr>
                  <m:t>=</m:t>
                </w:del>
              </m:r>
              <m:sSubSup>
                <m:sSubSupPr>
                  <m:ctrlPr>
                    <w:del w:id="339" w:author="ROQUE Karl Raymond Dela Cruz" w:date="2026-01-03T00:00:00Z" w16du:dateUtc="2026-01-02T15:00:00Z">
                      <w:rPr>
                        <w:rFonts w:ascii="Cambria Math" w:hAnsi="Cambria Math"/>
                        <w:i/>
                        <w:color w:val="000000"/>
                        <w:lang w:val="x-none"/>
                      </w:rPr>
                    </w:del>
                  </m:ctrlPr>
                </m:sSubSupPr>
                <m:e>
                  <m:r>
                    <w:del w:id="340" w:author="ROQUE Karl Raymond Dela Cruz" w:date="2026-01-03T00:00:00Z" w16du:dateUtc="2026-01-02T15:00:00Z">
                      <w:rPr>
                        <w:rFonts w:ascii="Cambria Math" w:hAnsi="Cambria Math"/>
                        <w:color w:val="000000"/>
                        <w:lang w:val="x-none"/>
                      </w:rPr>
                      <m:t>B</m:t>
                    </w:del>
                  </m:r>
                </m:e>
                <m:sub>
                  <m:sSub>
                    <m:sSubPr>
                      <m:ctrlPr>
                        <w:del w:id="341" w:author="ROQUE Karl Raymond Dela Cruz" w:date="2026-01-03T00:00:00Z" w16du:dateUtc="2026-01-02T15:00:00Z">
                          <w:rPr>
                            <w:rFonts w:ascii="Cambria Math" w:hAnsi="Cambria Math"/>
                            <w:i/>
                            <w:color w:val="000000"/>
                            <w:lang w:val="x-none"/>
                          </w:rPr>
                        </w:del>
                      </m:ctrlPr>
                    </m:sSubPr>
                    <m:e>
                      <m:r>
                        <w:del w:id="342" w:author="ROQUE Karl Raymond Dela Cruz" w:date="2026-01-03T00:00:00Z" w16du:dateUtc="2026-01-02T15:00:00Z">
                          <w:rPr>
                            <w:rFonts w:ascii="Cambria Math" w:hAnsi="Cambria Math"/>
                            <w:color w:val="000000"/>
                            <w:lang w:val="x-none"/>
                          </w:rPr>
                          <m:t>o</m:t>
                        </w:del>
                      </m:r>
                    </m:e>
                    <m:sub>
                      <m:r>
                        <w:del w:id="343" w:author="ROQUE Karl Raymond Dela Cruz" w:date="2026-01-03T00:00:00Z" w16du:dateUtc="2026-01-02T15:00:00Z">
                          <w:rPr>
                            <w:rFonts w:ascii="Cambria Math" w:hAnsi="Cambria Math"/>
                            <w:color w:val="000000"/>
                            <w:lang w:val="x-none"/>
                          </w:rPr>
                          <m:t>1</m:t>
                        </w:del>
                      </m:r>
                    </m:sub>
                  </m:sSub>
                </m:sub>
                <m:sup>
                  <m:r>
                    <w:del w:id="344" w:author="ROQUE Karl Raymond Dela Cruz" w:date="2026-01-03T00:00:00Z" w16du:dateUtc="2026-01-02T15:00:00Z">
                      <w:rPr>
                        <w:rFonts w:ascii="Cambria Math" w:hAnsi="Cambria Math"/>
                        <w:color w:val="000000"/>
                        <w:lang w:val="x-none"/>
                      </w:rPr>
                      <m:t>'</m:t>
                    </w:del>
                  </m:r>
                </m:sup>
              </m:sSubSup>
              <m:r>
                <w:del w:id="345" w:author="ROQUE Karl Raymond Dela Cruz" w:date="2026-01-03T00:00:00Z" w16du:dateUtc="2026-01-02T15:00:00Z">
                  <w:rPr>
                    <w:rFonts w:ascii="Cambria Math" w:hAnsi="Cambria Math"/>
                    <w:color w:val="000000"/>
                    <w:lang w:val="x-none"/>
                  </w:rPr>
                  <m:t>+</m:t>
                </w:del>
              </m:r>
              <m:sSubSup>
                <m:sSubSupPr>
                  <m:ctrlPr>
                    <w:del w:id="346" w:author="ROQUE Karl Raymond Dela Cruz" w:date="2026-01-03T00:00:00Z" w16du:dateUtc="2026-01-02T15:00:00Z">
                      <w:rPr>
                        <w:rFonts w:ascii="Cambria Math" w:hAnsi="Cambria Math"/>
                        <w:i/>
                        <w:color w:val="000000"/>
                        <w:lang w:val="x-none"/>
                      </w:rPr>
                    </w:del>
                  </m:ctrlPr>
                </m:sSubSupPr>
                <m:e>
                  <m:r>
                    <w:del w:id="347" w:author="ROQUE Karl Raymond Dela Cruz" w:date="2026-01-03T00:00:00Z" w16du:dateUtc="2026-01-02T15:00:00Z">
                      <w:rPr>
                        <w:rFonts w:ascii="Cambria Math" w:hAnsi="Cambria Math"/>
                        <w:color w:val="000000"/>
                        <w:lang w:val="x-none"/>
                      </w:rPr>
                      <m:t>B</m:t>
                    </w:del>
                  </m:r>
                </m:e>
                <m:sub>
                  <m:sSub>
                    <m:sSubPr>
                      <m:ctrlPr>
                        <w:del w:id="348" w:author="ROQUE Karl Raymond Dela Cruz" w:date="2026-01-03T00:00:00Z" w16du:dateUtc="2026-01-02T15:00:00Z">
                          <w:rPr>
                            <w:rFonts w:ascii="Cambria Math" w:hAnsi="Cambria Math"/>
                            <w:i/>
                            <w:color w:val="000000"/>
                            <w:lang w:val="x-none"/>
                          </w:rPr>
                        </w:del>
                      </m:ctrlPr>
                    </m:sSubPr>
                    <m:e>
                      <m:r>
                        <w:del w:id="349" w:author="ROQUE Karl Raymond Dela Cruz" w:date="2026-01-03T00:00:00Z" w16du:dateUtc="2026-01-02T15:00:00Z">
                          <w:rPr>
                            <w:rFonts w:ascii="Cambria Math" w:hAnsi="Cambria Math"/>
                            <w:color w:val="000000"/>
                            <w:lang w:val="x-none"/>
                          </w:rPr>
                          <m:t>o</m:t>
                        </w:del>
                      </m:r>
                    </m:e>
                    <m:sub>
                      <m:r>
                        <w:del w:id="350" w:author="ROQUE Karl Raymond Dela Cruz" w:date="2026-01-03T00:00:00Z" w16du:dateUtc="2026-01-02T15:00:00Z">
                          <w:rPr>
                            <w:rFonts w:ascii="Cambria Math" w:hAnsi="Cambria Math"/>
                            <w:color w:val="000000"/>
                            <w:lang w:val="x-none"/>
                          </w:rPr>
                          <m:t>1</m:t>
                        </w:del>
                      </m:r>
                    </m:sub>
                  </m:sSub>
                </m:sub>
                <m:sup>
                  <m:r>
                    <w:del w:id="351" w:author="ROQUE Karl Raymond Dela Cruz" w:date="2026-01-03T00:00:00Z" w16du:dateUtc="2026-01-02T15:00:00Z">
                      <w:rPr>
                        <w:rFonts w:ascii="Cambria Math" w:hAnsi="Cambria Math"/>
                        <w:color w:val="000000"/>
                        <w:lang w:val="x-none"/>
                      </w:rPr>
                      <m:t>''</m:t>
                    </w:del>
                  </m:r>
                </m:sup>
              </m:sSubSup>
              <m:r>
                <w:del w:id="352" w:author="ROQUE Karl Raymond Dela Cruz" w:date="2026-01-03T00:00:00Z" w16du:dateUtc="2026-01-02T15:00:00Z">
                  <w:rPr>
                    <w:rFonts w:ascii="Cambria Math" w:hAnsi="Cambria Math"/>
                    <w:color w:val="000000"/>
                    <w:lang w:val="x-none"/>
                  </w:rPr>
                  <m:t>#</m:t>
                </w:del>
              </m:r>
              <m:d>
                <m:dPr>
                  <m:ctrlPr>
                    <w:del w:id="353" w:author="ROQUE Karl Raymond Dela Cruz" w:date="2026-01-03T00:00:00Z" w16du:dateUtc="2026-01-02T15:00:00Z">
                      <w:rPr>
                        <w:rFonts w:ascii="Cambria Math" w:hAnsi="Cambria Math"/>
                        <w:i/>
                        <w:color w:val="000000"/>
                        <w:lang w:val="x-none"/>
                      </w:rPr>
                    </w:del>
                  </m:ctrlPr>
                </m:dPr>
                <m:e>
                  <m:r>
                    <w:del w:id="354" w:author="ROQUE Karl Raymond Dela Cruz" w:date="2026-01-03T00:00:00Z" w16du:dateUtc="2026-01-02T15:00:00Z">
                      <w:rPr>
                        <w:rFonts w:ascii="Cambria Math" w:hAnsi="Cambria Math"/>
                        <w:color w:val="000000"/>
                        <w:lang w:val="x-none"/>
                      </w:rPr>
                      <m:t>3</m:t>
                    </w:del>
                  </m:r>
                </m:e>
              </m:d>
            </m:e>
            <m:e>
              <m:sSub>
                <m:sSubPr>
                  <m:ctrlPr>
                    <w:del w:id="355" w:author="ROQUE Karl Raymond Dela Cruz" w:date="2026-01-03T00:00:00Z" w16du:dateUtc="2026-01-02T15:00:00Z">
                      <w:rPr>
                        <w:rFonts w:ascii="Cambria Math" w:hAnsi="Cambria Math"/>
                        <w:i/>
                        <w:color w:val="000000"/>
                        <w:lang w:val="x-none"/>
                      </w:rPr>
                    </w:del>
                  </m:ctrlPr>
                </m:sSubPr>
                <m:e>
                  <m:r>
                    <w:del w:id="356" w:author="ROQUE Karl Raymond Dela Cruz" w:date="2026-01-03T00:00:00Z" w16du:dateUtc="2026-01-02T15:00:00Z">
                      <w:rPr>
                        <w:rFonts w:ascii="Cambria Math" w:hAnsi="Cambria Math"/>
                        <w:color w:val="000000"/>
                        <w:lang w:val="x-none"/>
                      </w:rPr>
                      <m:t>B</m:t>
                    </w:del>
                  </m:r>
                </m:e>
                <m:sub>
                  <m:sSub>
                    <m:sSubPr>
                      <m:ctrlPr>
                        <w:del w:id="357" w:author="ROQUE Karl Raymond Dela Cruz" w:date="2026-01-03T00:00:00Z" w16du:dateUtc="2026-01-02T15:00:00Z">
                          <w:rPr>
                            <w:rFonts w:ascii="Cambria Math" w:hAnsi="Cambria Math"/>
                            <w:i/>
                            <w:color w:val="000000"/>
                            <w:lang w:val="x-none"/>
                          </w:rPr>
                        </w:del>
                      </m:ctrlPr>
                    </m:sSubPr>
                    <m:e>
                      <m:r>
                        <w:del w:id="358" w:author="ROQUE Karl Raymond Dela Cruz" w:date="2026-01-03T00:00:00Z" w16du:dateUtc="2026-01-02T15:00:00Z">
                          <w:rPr>
                            <w:rFonts w:ascii="Cambria Math" w:hAnsi="Cambria Math"/>
                            <w:color w:val="000000"/>
                            <w:lang w:val="x-none"/>
                          </w:rPr>
                          <m:t>o</m:t>
                        </w:del>
                      </m:r>
                    </m:e>
                    <m:sub>
                      <m:r>
                        <w:del w:id="359" w:author="ROQUE Karl Raymond Dela Cruz" w:date="2026-01-03T00:00:00Z" w16du:dateUtc="2026-01-02T15:00:00Z">
                          <w:rPr>
                            <w:rFonts w:ascii="Cambria Math" w:hAnsi="Cambria Math"/>
                            <w:color w:val="000000"/>
                            <w:lang w:val="x-none"/>
                          </w:rPr>
                          <m:t>2</m:t>
                        </w:del>
                      </m:r>
                    </m:sub>
                  </m:sSub>
                </m:sub>
              </m:sSub>
              <m:r>
                <w:del w:id="360" w:author="ROQUE Karl Raymond Dela Cruz" w:date="2026-01-03T00:00:00Z" w16du:dateUtc="2026-01-02T15:00:00Z">
                  <w:rPr>
                    <w:rFonts w:ascii="Cambria Math" w:hAnsi="Cambria Math"/>
                    <w:color w:val="000000"/>
                    <w:lang w:val="x-none"/>
                  </w:rPr>
                  <m:t>=</m:t>
                </w:del>
              </m:r>
              <m:sSubSup>
                <m:sSubSupPr>
                  <m:ctrlPr>
                    <w:del w:id="361" w:author="ROQUE Karl Raymond Dela Cruz" w:date="2026-01-03T00:00:00Z" w16du:dateUtc="2026-01-02T15:00:00Z">
                      <w:rPr>
                        <w:rFonts w:ascii="Cambria Math" w:hAnsi="Cambria Math"/>
                        <w:i/>
                        <w:color w:val="000000"/>
                        <w:lang w:val="x-none"/>
                      </w:rPr>
                    </w:del>
                  </m:ctrlPr>
                </m:sSubSupPr>
                <m:e>
                  <m:r>
                    <w:del w:id="362" w:author="ROQUE Karl Raymond Dela Cruz" w:date="2026-01-03T00:00:00Z" w16du:dateUtc="2026-01-02T15:00:00Z">
                      <w:rPr>
                        <w:rFonts w:ascii="Cambria Math" w:hAnsi="Cambria Math"/>
                        <w:color w:val="000000"/>
                        <w:lang w:val="x-none"/>
                      </w:rPr>
                      <m:t>B</m:t>
                    </w:del>
                  </m:r>
                </m:e>
                <m:sub>
                  <m:sSub>
                    <m:sSubPr>
                      <m:ctrlPr>
                        <w:del w:id="363" w:author="ROQUE Karl Raymond Dela Cruz" w:date="2026-01-03T00:00:00Z" w16du:dateUtc="2026-01-02T15:00:00Z">
                          <w:rPr>
                            <w:rFonts w:ascii="Cambria Math" w:hAnsi="Cambria Math"/>
                            <w:i/>
                            <w:color w:val="000000"/>
                            <w:lang w:val="x-none"/>
                          </w:rPr>
                        </w:del>
                      </m:ctrlPr>
                    </m:sSubPr>
                    <m:e>
                      <m:r>
                        <w:del w:id="364" w:author="ROQUE Karl Raymond Dela Cruz" w:date="2026-01-03T00:00:00Z" w16du:dateUtc="2026-01-02T15:00:00Z">
                          <w:rPr>
                            <w:rFonts w:ascii="Cambria Math" w:hAnsi="Cambria Math"/>
                            <w:color w:val="000000"/>
                            <w:lang w:val="x-none"/>
                          </w:rPr>
                          <m:t>o</m:t>
                        </w:del>
                      </m:r>
                    </m:e>
                    <m:sub>
                      <m:r>
                        <w:del w:id="365" w:author="ROQUE Karl Raymond Dela Cruz" w:date="2026-01-03T00:00:00Z" w16du:dateUtc="2026-01-02T15:00:00Z">
                          <w:rPr>
                            <w:rFonts w:ascii="Cambria Math" w:hAnsi="Cambria Math"/>
                            <w:color w:val="000000"/>
                            <w:lang w:val="x-none"/>
                          </w:rPr>
                          <m:t>2</m:t>
                        </w:del>
                      </m:r>
                    </m:sub>
                  </m:sSub>
                </m:sub>
                <m:sup>
                  <m:r>
                    <w:del w:id="366" w:author="ROQUE Karl Raymond Dela Cruz" w:date="2026-01-03T00:00:00Z" w16du:dateUtc="2026-01-02T15:00:00Z">
                      <w:rPr>
                        <w:rFonts w:ascii="Cambria Math" w:hAnsi="Cambria Math"/>
                        <w:color w:val="000000"/>
                        <w:lang w:val="x-none"/>
                      </w:rPr>
                      <m:t>'</m:t>
                    </w:del>
                  </m:r>
                </m:sup>
              </m:sSubSup>
              <m:r>
                <w:del w:id="367" w:author="ROQUE Karl Raymond Dela Cruz" w:date="2026-01-03T00:00:00Z" w16du:dateUtc="2026-01-02T15:00:00Z">
                  <w:rPr>
                    <w:rFonts w:ascii="Cambria Math" w:hAnsi="Cambria Math"/>
                    <w:color w:val="000000"/>
                    <w:lang w:val="x-none"/>
                  </w:rPr>
                  <m:t>-</m:t>
                </w:del>
              </m:r>
              <m:sSubSup>
                <m:sSubSupPr>
                  <m:ctrlPr>
                    <w:del w:id="368" w:author="ROQUE Karl Raymond Dela Cruz" w:date="2026-01-03T00:00:00Z" w16du:dateUtc="2026-01-02T15:00:00Z">
                      <w:rPr>
                        <w:rFonts w:ascii="Cambria Math" w:hAnsi="Cambria Math"/>
                        <w:i/>
                        <w:color w:val="000000"/>
                        <w:lang w:val="x-none"/>
                      </w:rPr>
                    </w:del>
                  </m:ctrlPr>
                </m:sSubSupPr>
                <m:e>
                  <m:r>
                    <w:del w:id="369" w:author="ROQUE Karl Raymond Dela Cruz" w:date="2026-01-03T00:00:00Z" w16du:dateUtc="2026-01-02T15:00:00Z">
                      <w:rPr>
                        <w:rFonts w:ascii="Cambria Math" w:hAnsi="Cambria Math"/>
                        <w:color w:val="000000"/>
                        <w:lang w:val="x-none"/>
                      </w:rPr>
                      <m:t>B</m:t>
                    </w:del>
                  </m:r>
                </m:e>
                <m:sub>
                  <m:sSub>
                    <m:sSubPr>
                      <m:ctrlPr>
                        <w:del w:id="370" w:author="ROQUE Karl Raymond Dela Cruz" w:date="2026-01-03T00:00:00Z" w16du:dateUtc="2026-01-02T15:00:00Z">
                          <w:rPr>
                            <w:rFonts w:ascii="Cambria Math" w:hAnsi="Cambria Math"/>
                            <w:i/>
                            <w:color w:val="000000"/>
                            <w:lang w:val="x-none"/>
                          </w:rPr>
                        </w:del>
                      </m:ctrlPr>
                    </m:sSubPr>
                    <m:e>
                      <m:r>
                        <w:del w:id="371" w:author="ROQUE Karl Raymond Dela Cruz" w:date="2026-01-03T00:00:00Z" w16du:dateUtc="2026-01-02T15:00:00Z">
                          <w:rPr>
                            <w:rFonts w:ascii="Cambria Math" w:hAnsi="Cambria Math"/>
                            <w:color w:val="000000"/>
                            <w:lang w:val="x-none"/>
                          </w:rPr>
                          <m:t>o</m:t>
                        </w:del>
                      </m:r>
                    </m:e>
                    <m:sub>
                      <m:r>
                        <w:del w:id="372" w:author="ROQUE Karl Raymond Dela Cruz" w:date="2026-01-03T00:00:00Z" w16du:dateUtc="2026-01-02T15:00:00Z">
                          <w:rPr>
                            <w:rFonts w:ascii="Cambria Math" w:hAnsi="Cambria Math"/>
                            <w:color w:val="000000"/>
                            <w:lang w:val="x-none"/>
                          </w:rPr>
                          <m:t>2</m:t>
                        </w:del>
                      </m:r>
                    </m:sub>
                  </m:sSub>
                </m:sub>
                <m:sup>
                  <m:r>
                    <w:del w:id="373" w:author="ROQUE Karl Raymond Dela Cruz" w:date="2026-01-03T00:00:00Z" w16du:dateUtc="2026-01-02T15:00:00Z">
                      <w:rPr>
                        <w:rFonts w:ascii="Cambria Math" w:hAnsi="Cambria Math"/>
                        <w:color w:val="000000"/>
                        <w:lang w:val="x-none"/>
                      </w:rPr>
                      <m:t>''</m:t>
                    </w:del>
                  </m:r>
                </m:sup>
              </m:sSubSup>
              <m:r>
                <w:del w:id="374" w:author="ROQUE Karl Raymond Dela Cruz" w:date="2026-01-03T00:00:00Z" w16du:dateUtc="2026-01-02T15:00:00Z">
                  <w:rPr>
                    <w:rFonts w:ascii="Cambria Math" w:hAnsi="Cambria Math"/>
                    <w:color w:val="000000"/>
                    <w:lang w:val="x-none"/>
                  </w:rPr>
                  <m:t>#</m:t>
                </w:del>
              </m:r>
              <m:d>
                <m:dPr>
                  <m:ctrlPr>
                    <w:del w:id="375" w:author="ROQUE Karl Raymond Dela Cruz" w:date="2026-01-03T00:00:00Z" w16du:dateUtc="2026-01-02T15:00:00Z">
                      <w:rPr>
                        <w:rFonts w:ascii="Cambria Math" w:hAnsi="Cambria Math"/>
                        <w:i/>
                        <w:color w:val="000000"/>
                        <w:lang w:val="x-none"/>
                      </w:rPr>
                    </w:del>
                  </m:ctrlPr>
                </m:dPr>
                <m:e>
                  <m:r>
                    <w:del w:id="376" w:author="ROQUE Karl Raymond Dela Cruz" w:date="2026-01-03T00:00:00Z" w16du:dateUtc="2026-01-02T15:00:00Z">
                      <w:rPr>
                        <w:rFonts w:ascii="Cambria Math" w:hAnsi="Cambria Math"/>
                        <w:color w:val="000000"/>
                        <w:lang w:val="x-none"/>
                      </w:rPr>
                      <m:t>4</m:t>
                    </w:del>
                  </m:r>
                </m:e>
              </m:d>
            </m:e>
            <m:e>
              <m:sSub>
                <m:sSubPr>
                  <m:ctrlPr>
                    <w:del w:id="377" w:author="ROQUE Karl Raymond Dela Cruz" w:date="2026-01-03T00:00:00Z" w16du:dateUtc="2026-01-02T15:00:00Z">
                      <w:rPr>
                        <w:rFonts w:ascii="Cambria Math" w:hAnsi="Cambria Math"/>
                        <w:i/>
                        <w:color w:val="000000"/>
                        <w:lang w:val="x-none"/>
                      </w:rPr>
                    </w:del>
                  </m:ctrlPr>
                </m:sSubPr>
                <m:e>
                  <m:r>
                    <w:del w:id="378" w:author="ROQUE Karl Raymond Dela Cruz" w:date="2026-01-03T00:00:00Z" w16du:dateUtc="2026-01-02T15:00:00Z">
                      <w:rPr>
                        <w:rFonts w:ascii="Cambria Math" w:hAnsi="Cambria Math"/>
                        <w:color w:val="000000"/>
                        <w:lang w:val="x-none"/>
                      </w:rPr>
                      <m:t>B</m:t>
                    </w:del>
                  </m:r>
                </m:e>
                <m:sub>
                  <m:r>
                    <w:del w:id="379" w:author="ROQUE Karl Raymond Dela Cruz" w:date="2026-01-03T00:00:00Z" w16du:dateUtc="2026-01-02T15:00:00Z">
                      <w:rPr>
                        <w:rFonts w:ascii="Cambria Math" w:hAnsi="Cambria Math"/>
                        <w:color w:val="000000"/>
                        <w:lang w:val="x-none"/>
                      </w:rPr>
                      <m:t>c</m:t>
                    </w:del>
                  </m:r>
                </m:sub>
              </m:sSub>
              <m:r>
                <w:del w:id="380" w:author="ROQUE Karl Raymond Dela Cruz" w:date="2026-01-03T00:00:00Z" w16du:dateUtc="2026-01-02T15:00:00Z">
                  <w:rPr>
                    <w:rFonts w:ascii="Cambria Math" w:hAnsi="Cambria Math"/>
                    <w:color w:val="000000"/>
                    <w:lang w:val="x-none"/>
                  </w:rPr>
                  <m:t>=</m:t>
                </w:del>
              </m:r>
              <m:sSubSup>
                <m:sSubSupPr>
                  <m:ctrlPr>
                    <w:del w:id="381" w:author="ROQUE Karl Raymond Dela Cruz" w:date="2026-01-03T00:00:00Z" w16du:dateUtc="2026-01-02T15:00:00Z">
                      <w:rPr>
                        <w:rFonts w:ascii="Cambria Math" w:hAnsi="Cambria Math"/>
                        <w:i/>
                        <w:color w:val="000000"/>
                        <w:lang w:val="x-none"/>
                      </w:rPr>
                    </w:del>
                  </m:ctrlPr>
                </m:sSubSupPr>
                <m:e>
                  <m:r>
                    <w:del w:id="382" w:author="ROQUE Karl Raymond Dela Cruz" w:date="2026-01-03T00:00:00Z" w16du:dateUtc="2026-01-02T15:00:00Z">
                      <w:rPr>
                        <w:rFonts w:ascii="Cambria Math" w:hAnsi="Cambria Math"/>
                        <w:color w:val="000000"/>
                        <w:lang w:val="x-none"/>
                      </w:rPr>
                      <m:t>B</m:t>
                    </w:del>
                  </m:r>
                </m:e>
                <m:sub>
                  <m:r>
                    <w:del w:id="383" w:author="ROQUE Karl Raymond Dela Cruz" w:date="2026-01-03T00:00:00Z" w16du:dateUtc="2026-01-02T15:00:00Z">
                      <w:rPr>
                        <w:rFonts w:ascii="Cambria Math" w:hAnsi="Cambria Math"/>
                        <w:color w:val="000000"/>
                        <w:lang w:val="x-none"/>
                      </w:rPr>
                      <m:t>c</m:t>
                    </w:del>
                  </m:r>
                </m:sub>
                <m:sup>
                  <m:r>
                    <w:del w:id="384" w:author="ROQUE Karl Raymond Dela Cruz" w:date="2026-01-03T00:00:00Z" w16du:dateUtc="2026-01-02T15:00:00Z">
                      <w:rPr>
                        <w:rFonts w:ascii="Cambria Math" w:hAnsi="Cambria Math"/>
                        <w:color w:val="000000"/>
                        <w:lang w:val="x-none"/>
                      </w:rPr>
                      <m:t>''</m:t>
                    </w:del>
                  </m:r>
                </m:sup>
              </m:sSubSup>
              <m:r>
                <w:del w:id="385" w:author="ROQUE Karl Raymond Dela Cruz" w:date="2026-01-03T00:00:00Z" w16du:dateUtc="2026-01-02T15:00:00Z">
                  <w:rPr>
                    <w:rFonts w:ascii="Cambria Math" w:hAnsi="Cambria Math"/>
                    <w:color w:val="000000"/>
                    <w:lang w:val="x-none"/>
                  </w:rPr>
                  <m:t>#</m:t>
                </w:del>
              </m:r>
              <m:d>
                <m:dPr>
                  <m:ctrlPr>
                    <w:del w:id="386" w:author="ROQUE Karl Raymond Dela Cruz" w:date="2026-01-03T00:00:00Z" w16du:dateUtc="2026-01-02T15:00:00Z">
                      <w:rPr>
                        <w:rFonts w:ascii="Cambria Math" w:hAnsi="Cambria Math"/>
                        <w:i/>
                        <w:color w:val="000000"/>
                        <w:lang w:val="x-none"/>
                      </w:rPr>
                    </w:del>
                  </m:ctrlPr>
                </m:dPr>
                <m:e>
                  <m:r>
                    <w:del w:id="387" w:author="ROQUE Karl Raymond Dela Cruz" w:date="2026-01-03T00:00:00Z" w16du:dateUtc="2026-01-02T15:00:00Z">
                      <w:rPr>
                        <w:rFonts w:ascii="Cambria Math" w:hAnsi="Cambria Math"/>
                        <w:color w:val="000000"/>
                        <w:lang w:val="x-none"/>
                      </w:rPr>
                      <m:t>5</m:t>
                    </w:del>
                  </m:r>
                </m:e>
              </m:d>
            </m:e>
          </m:eqArr>
        </m:oMath>
      </m:oMathPara>
      <w:moveFromRangeEnd w:id="327"/>
    </w:p>
    <w:p w14:paraId="3994287B" w14:textId="48475E09" w:rsidR="000364CE" w:rsidRPr="000364CE" w:rsidRDefault="007E6214">
      <w:pPr>
        <w:widowControl w:val="0"/>
        <w:pBdr>
          <w:top w:val="nil"/>
          <w:left w:val="nil"/>
          <w:bottom w:val="nil"/>
          <w:right w:val="nil"/>
          <w:between w:val="nil"/>
        </w:pBdr>
        <w:spacing w:line="252" w:lineRule="auto"/>
        <w:jc w:val="both"/>
        <w:rPr>
          <w:color w:val="000000"/>
          <w:lang w:val="x-none"/>
        </w:rPr>
        <w:pPrChange w:id="388" w:author="ROQUE Karl Raymond Dela Cruz" w:date="2026-01-02T17:47:00Z" w16du:dateUtc="2026-01-02T08:47:00Z">
          <w:pPr>
            <w:widowControl w:val="0"/>
            <w:pBdr>
              <w:top w:val="nil"/>
              <w:left w:val="nil"/>
              <w:bottom w:val="nil"/>
              <w:right w:val="nil"/>
              <w:between w:val="nil"/>
            </w:pBdr>
            <w:spacing w:line="252" w:lineRule="auto"/>
            <w:ind w:firstLine="204"/>
            <w:jc w:val="both"/>
          </w:pPr>
        </w:pPrChange>
      </w:pPr>
      <w:ins w:id="389" w:author="ROQUE Karl Raymond Dela Cruz" w:date="2026-01-02T17:47:00Z" w16du:dateUtc="2026-01-02T08:47:00Z">
        <w:r>
          <w:rPr>
            <w:color w:val="000000"/>
            <w:lang w:val="x-none"/>
          </w:rPr>
          <w:t>[deleted]</w:t>
        </w:r>
      </w:ins>
      <w:del w:id="390" w:author="ROQUE Karl Raymond Dela Cruz" w:date="2026-01-02T17:47:00Z" w16du:dateUtc="2026-01-02T08:47:00Z">
        <w:r w:rsidR="000364CE" w:rsidRPr="000364CE" w:rsidDel="007E6214">
          <w:rPr>
            <w:color w:val="000000"/>
            <w:lang w:val="x-none"/>
          </w:rPr>
          <w:delText xml:space="preserve">The circuit operation is divided into three patterns, depending on whether </w:delText>
        </w:r>
        <w:r w:rsidR="000364CE" w:rsidRPr="000364CE" w:rsidDel="007E6214">
          <w:rPr>
            <w:i/>
            <w:iCs/>
            <w:color w:val="000000"/>
            <w:lang w:val="x-none"/>
          </w:rPr>
          <w:delText>D</w:delText>
        </w:r>
        <w:r w:rsidR="000364CE" w:rsidRPr="000364CE" w:rsidDel="007E6214">
          <w:rPr>
            <w:color w:val="000000"/>
            <w:lang w:val="x-none"/>
          </w:rPr>
          <w:delText xml:space="preserve"> is greater than or less than 0.5, </w:delText>
        </w:r>
        <w:commentRangeStart w:id="391"/>
        <w:r w:rsidR="000364CE" w:rsidRPr="000364CE" w:rsidDel="007E6214">
          <w:rPr>
            <w:color w:val="000000"/>
            <w:lang w:val="x-none"/>
          </w:rPr>
          <w:delText xml:space="preserve">and whether the maximum flux density </w:delText>
        </w:r>
        <w:r w:rsidR="000364CE" w:rsidRPr="000364CE" w:rsidDel="007E6214">
          <w:rPr>
            <w:i/>
            <w:iCs/>
            <w:color w:val="000000"/>
            <w:lang w:val="x-none"/>
          </w:rPr>
          <w:delText>B</w:delText>
        </w:r>
        <w:r w:rsidR="000364CE" w:rsidRPr="000364CE" w:rsidDel="007E6214">
          <w:rPr>
            <w:i/>
            <w:iCs/>
            <w:color w:val="000000"/>
            <w:vertAlign w:val="subscript"/>
            <w:lang w:val="x-none"/>
          </w:rPr>
          <w:delText>max</w:delText>
        </w:r>
        <w:r w:rsidR="000364CE" w:rsidRPr="000364CE" w:rsidDel="007E6214">
          <w:rPr>
            <w:color w:val="000000"/>
            <w:lang w:val="x-none"/>
          </w:rPr>
          <w:delText xml:space="preserve"> of the integrated transformer exceeds or does not exceed </w:delText>
        </w:r>
        <w:r w:rsidR="000364CE" w:rsidRPr="000364CE" w:rsidDel="007E6214">
          <w:rPr>
            <w:i/>
            <w:iCs/>
            <w:color w:val="000000"/>
            <w:lang w:val="x-none"/>
          </w:rPr>
          <w:delText>B’</w:delText>
        </w:r>
        <w:r w:rsidR="000364CE" w:rsidRPr="000364CE" w:rsidDel="007E6214">
          <w:rPr>
            <w:i/>
            <w:iCs/>
            <w:color w:val="000000"/>
            <w:vertAlign w:val="subscript"/>
            <w:lang w:val="x-none"/>
          </w:rPr>
          <w:delText>max</w:delText>
        </w:r>
        <w:r w:rsidR="000364CE" w:rsidRPr="000364CE" w:rsidDel="007E6214">
          <w:rPr>
            <w:color w:val="000000"/>
            <w:lang w:val="x-none"/>
          </w:rPr>
          <w:delText xml:space="preserve"> when </w:delText>
        </w:r>
        <w:r w:rsidR="000364CE" w:rsidRPr="000364CE" w:rsidDel="007E6214">
          <w:rPr>
            <w:i/>
            <w:iCs/>
            <w:color w:val="000000"/>
            <w:lang w:val="x-none"/>
          </w:rPr>
          <w:delText>D</w:delText>
        </w:r>
        <w:r w:rsidR="000364CE" w:rsidRPr="000364CE" w:rsidDel="007E6214">
          <w:rPr>
            <w:color w:val="000000"/>
            <w:lang w:val="x-none"/>
          </w:rPr>
          <w:delText xml:space="preserve"> is less than 0.5.</w:delText>
        </w:r>
      </w:del>
      <w:commentRangeEnd w:id="391"/>
      <w:r w:rsidR="00E84A0F">
        <w:rPr>
          <w:rStyle w:val="CommentReference"/>
        </w:rPr>
        <w:commentReference w:id="391"/>
      </w:r>
      <w:r w:rsidR="000364CE" w:rsidRPr="000364CE">
        <w:rPr>
          <w:color w:val="000000"/>
          <w:lang w:val="x-none"/>
        </w:rPr>
        <w:t xml:space="preserve"> </w:t>
      </w:r>
    </w:p>
    <w:p w14:paraId="03E1D0FA" w14:textId="3A63886D" w:rsidR="000364CE" w:rsidRPr="000364CE" w:rsidRDefault="000364CE" w:rsidP="000364CE">
      <w:pPr>
        <w:widowControl w:val="0"/>
        <w:pBdr>
          <w:top w:val="nil"/>
          <w:left w:val="nil"/>
          <w:bottom w:val="nil"/>
          <w:right w:val="nil"/>
          <w:between w:val="nil"/>
        </w:pBdr>
        <w:spacing w:line="252" w:lineRule="auto"/>
        <w:ind w:firstLine="204"/>
        <w:jc w:val="both"/>
        <w:rPr>
          <w:color w:val="000000"/>
          <w:lang w:val="x-none"/>
        </w:rPr>
      </w:pPr>
      <w:commentRangeStart w:id="392"/>
      <w:r w:rsidRPr="000364CE">
        <w:rPr>
          <w:color w:val="000000"/>
          <w:lang w:val="x-none"/>
        </w:rPr>
        <w:t xml:space="preserve">[Case1 : </w:t>
      </w:r>
      <w:r w:rsidRPr="000364CE">
        <w:rPr>
          <w:i/>
          <w:iCs/>
          <w:color w:val="000000"/>
          <w:lang w:val="x-none"/>
        </w:rPr>
        <w:t>D</w:t>
      </w:r>
      <w:r w:rsidRPr="000364CE">
        <w:rPr>
          <w:color w:val="000000"/>
          <w:lang w:val="x-none"/>
        </w:rPr>
        <w:t xml:space="preserve"> &lt; 0.5 and </w:t>
      </w:r>
      <w:ins w:id="393" w:author="ROQUE Karl Raymond Dela Cruz" w:date="2026-01-02T18:03:00Z" w16du:dateUtc="2026-01-02T09:03:00Z">
        <w:r w:rsidR="00C92BC5" w:rsidRPr="00B75751">
          <w:rPr>
            <w:i/>
            <w:iCs/>
            <w:sz w:val="21"/>
            <w:szCs w:val="16"/>
          </w:rPr>
          <w:t xml:space="preserve">D </w:t>
        </w:r>
      </w:ins>
      <m:oMath>
        <m:r>
          <w:ins w:id="394" w:author="ROQUE Karl Raymond Dela Cruz" w:date="2026-01-02T18:03:00Z" w16du:dateUtc="2026-01-02T09:03:00Z">
            <m:rPr>
              <m:nor/>
            </m:rPr>
            <w:rPr>
              <w:i/>
              <w:iCs/>
              <w:sz w:val="21"/>
            </w:rPr>
            <m:t xml:space="preserve">≤ </m:t>
          </w:ins>
        </m:r>
      </m:oMath>
      <w:ins w:id="395" w:author="ROQUE Karl Raymond Dela Cruz" w:date="2026-01-02T18:03:00Z" w16du:dateUtc="2026-01-02T09:03:00Z">
        <w:r w:rsidR="00C92BC5" w:rsidRPr="00B07F51">
          <w:rPr>
            <w:color w:val="000000" w:themeColor="text1"/>
            <w:sz w:val="21"/>
          </w:rPr>
          <w:t>0.5</w:t>
        </w:r>
        <w:r w:rsidR="00C92BC5" w:rsidRPr="00B07F51">
          <w:rPr>
            <w:i/>
            <w:iCs/>
            <w:color w:val="000000" w:themeColor="text1"/>
            <w:sz w:val="21"/>
          </w:rPr>
          <w:t xml:space="preserve"> </w:t>
        </w:r>
      </w:ins>
      <m:oMath>
        <m:f>
          <m:fPr>
            <m:ctrlPr>
              <w:ins w:id="396" w:author="ROQUE Karl Raymond Dela Cruz" w:date="2026-01-02T18:03:00Z" w16du:dateUtc="2026-01-02T09:03:00Z">
                <w:rPr>
                  <w:rFonts w:ascii="Cambria Math" w:hAnsi="Cambria Math"/>
                  <w:i/>
                  <w:iCs/>
                  <w:color w:val="000000" w:themeColor="text1"/>
                </w:rPr>
              </w:ins>
            </m:ctrlPr>
          </m:fPr>
          <m:num>
            <m:r>
              <w:ins w:id="397" w:author="ROQUE Karl Raymond Dela Cruz" w:date="2026-01-02T18:03:00Z" w16du:dateUtc="2026-01-02T09:03:00Z">
                <m:rPr>
                  <m:nor/>
                </m:rPr>
                <w:rPr>
                  <w:i/>
                  <w:iCs/>
                  <w:color w:val="000000" w:themeColor="text1"/>
                </w:rPr>
                <m:t>n</m:t>
              </w:ins>
            </m:r>
            <m:sSub>
              <m:sSubPr>
                <m:ctrlPr>
                  <w:ins w:id="398" w:author="ROQUE Karl Raymond Dela Cruz" w:date="2026-01-02T18:03:00Z" w16du:dateUtc="2026-01-02T09:03:00Z">
                    <w:rPr>
                      <w:rFonts w:ascii="Cambria Math" w:hAnsi="Cambria Math"/>
                      <w:i/>
                      <w:iCs/>
                      <w:color w:val="000000" w:themeColor="text1"/>
                    </w:rPr>
                  </w:ins>
                </m:ctrlPr>
              </m:sSubPr>
              <m:e>
                <m:r>
                  <w:ins w:id="399" w:author="ROQUE Karl Raymond Dela Cruz" w:date="2026-01-02T18:03:00Z" w16du:dateUtc="2026-01-02T09:03:00Z">
                    <m:rPr>
                      <m:nor/>
                    </m:rPr>
                    <w:rPr>
                      <w:i/>
                      <w:iCs/>
                      <w:color w:val="000000" w:themeColor="text1"/>
                    </w:rPr>
                    <m:t>V</m:t>
                  </w:ins>
                </m:r>
              </m:e>
              <m:sub>
                <m:r>
                  <w:ins w:id="400" w:author="ROQUE Karl Raymond Dela Cruz" w:date="2026-01-02T18:03:00Z" w16du:dateUtc="2026-01-02T09:03:00Z">
                    <m:rPr>
                      <m:nor/>
                    </m:rPr>
                    <w:rPr>
                      <w:i/>
                      <w:iCs/>
                      <w:color w:val="000000" w:themeColor="text1"/>
                    </w:rPr>
                    <m:t>o</m:t>
                  </w:ins>
                </m:r>
              </m:sub>
            </m:sSub>
          </m:num>
          <m:den>
            <m:sSub>
              <m:sSubPr>
                <m:ctrlPr>
                  <w:ins w:id="401" w:author="ROQUE Karl Raymond Dela Cruz" w:date="2026-01-02T18:03:00Z" w16du:dateUtc="2026-01-02T09:03:00Z">
                    <w:rPr>
                      <w:rFonts w:ascii="Cambria Math" w:hAnsi="Cambria Math"/>
                      <w:i/>
                      <w:iCs/>
                      <w:color w:val="000000" w:themeColor="text1"/>
                    </w:rPr>
                  </w:ins>
                </m:ctrlPr>
              </m:sSubPr>
              <m:e>
                <m:r>
                  <w:ins w:id="402" w:author="ROQUE Karl Raymond Dela Cruz" w:date="2026-01-02T18:03:00Z" w16du:dateUtc="2026-01-02T09:03:00Z">
                    <m:rPr>
                      <m:nor/>
                    </m:rPr>
                    <w:rPr>
                      <w:i/>
                      <w:iCs/>
                      <w:color w:val="000000" w:themeColor="text1"/>
                    </w:rPr>
                    <m:t>V</m:t>
                  </w:ins>
                </m:r>
              </m:e>
              <m:sub>
                <m:r>
                  <w:ins w:id="403" w:author="ROQUE Karl Raymond Dela Cruz" w:date="2026-01-02T18:03:00Z" w16du:dateUtc="2026-01-02T09:03:00Z">
                    <m:rPr>
                      <m:nor/>
                    </m:rPr>
                    <w:rPr>
                      <w:i/>
                      <w:iCs/>
                      <w:color w:val="000000" w:themeColor="text1"/>
                    </w:rPr>
                    <m:t>in,max</m:t>
                  </w:ins>
                </m:r>
              </m:sub>
            </m:sSub>
          </m:den>
        </m:f>
      </m:oMath>
      <w:del w:id="404" w:author="ROQUE Karl Raymond Dela Cruz" w:date="2026-01-02T18:03:00Z" w16du:dateUtc="2026-01-02T09:03:00Z">
        <w:r w:rsidRPr="000364CE" w:rsidDel="00C92BC5">
          <w:rPr>
            <w:i/>
            <w:iCs/>
            <w:color w:val="000000"/>
            <w:lang w:val="x-none"/>
          </w:rPr>
          <w:delText>B</w:delText>
        </w:r>
        <w:r w:rsidRPr="000364CE" w:rsidDel="00C92BC5">
          <w:rPr>
            <w:i/>
            <w:iCs/>
            <w:color w:val="000000"/>
            <w:vertAlign w:val="subscript"/>
            <w:lang w:val="x-none"/>
          </w:rPr>
          <w:delText>max</w:delText>
        </w:r>
        <w:r w:rsidRPr="000364CE" w:rsidDel="00C92BC5">
          <w:rPr>
            <w:color w:val="000000"/>
            <w:lang w:val="x-none"/>
          </w:rPr>
          <w:delText xml:space="preserve"> = </w:delText>
        </w:r>
        <w:r w:rsidRPr="000364CE" w:rsidDel="00C92BC5">
          <w:rPr>
            <w:i/>
            <w:iCs/>
            <w:color w:val="000000"/>
            <w:lang w:val="x-none"/>
          </w:rPr>
          <w:delText>B’</w:delText>
        </w:r>
        <w:r w:rsidRPr="000364CE" w:rsidDel="00C92BC5">
          <w:rPr>
            <w:i/>
            <w:iCs/>
            <w:color w:val="000000"/>
            <w:vertAlign w:val="subscript"/>
            <w:lang w:val="x-none"/>
          </w:rPr>
          <w:delText>max</w:delText>
        </w:r>
      </w:del>
      <w:r w:rsidRPr="000364CE">
        <w:rPr>
          <w:color w:val="000000"/>
          <w:lang w:val="x-none"/>
        </w:rPr>
        <w:t xml:space="preserve">]: </w:t>
      </w:r>
      <w:ins w:id="405" w:author="ROQUE Karl Raymond Dela Cruz" w:date="2026-01-03T00:06:00Z" w16du:dateUtc="2026-01-02T15:06:00Z">
        <w:r w:rsidR="00974017">
          <w:rPr>
            <w:rFonts w:hint="eastAsia"/>
            <w:color w:val="000000"/>
            <w:lang w:val="x-none" w:eastAsia="ja-JP"/>
          </w:rPr>
          <w:t>T</w:t>
        </w:r>
      </w:ins>
      <w:ins w:id="406" w:author="ROQUE Karl Raymond Dela Cruz" w:date="2026-01-03T00:06:00Z">
        <w:r w:rsidR="00974017" w:rsidRPr="00974017">
          <w:rPr>
            <w:color w:val="000000"/>
          </w:rPr>
          <w:t xml:space="preserve">he waveforms in Fig. 4 represent the circuit operation for Case 1, while Fig. 7(a) illustrates </w:t>
        </w:r>
      </w:ins>
      <w:ins w:id="407" w:author="ROQUE Karl Raymond Dela Cruz" w:date="2026-01-03T00:59:00Z" w16du:dateUtc="2026-01-02T15:59:00Z">
        <w:r w:rsidR="003B37D8" w:rsidRPr="000D2929">
          <w:rPr>
            <w:i/>
            <w:iCs/>
            <w:color w:val="000000"/>
            <w:lang w:val="x-none" w:eastAsia="ja-JP"/>
          </w:rPr>
          <w:t>B</w:t>
        </w:r>
        <w:r w:rsidR="003B37D8" w:rsidRPr="000D2929">
          <w:rPr>
            <w:i/>
            <w:iCs/>
            <w:color w:val="000000"/>
            <w:vertAlign w:val="subscript"/>
            <w:lang w:val="x-none" w:eastAsia="ja-JP"/>
          </w:rPr>
          <w:t>o</w:t>
        </w:r>
        <w:r w:rsidR="003B37D8" w:rsidRPr="000D2929">
          <w:rPr>
            <w:color w:val="000000"/>
            <w:vertAlign w:val="subscript"/>
            <w:lang w:val="x-none" w:eastAsia="ja-JP"/>
          </w:rPr>
          <w:t>1</w:t>
        </w:r>
        <w:r w:rsidR="003B37D8" w:rsidRPr="000D2929">
          <w:rPr>
            <w:color w:val="000000"/>
            <w:vertAlign w:val="subscript"/>
            <w:lang w:val="x-none" w:eastAsia="ja-JP"/>
          </w:rPr>
          <w:t>、</w:t>
        </w:r>
        <w:r w:rsidR="003B37D8" w:rsidRPr="000D2929">
          <w:rPr>
            <w:i/>
            <w:iCs/>
            <w:color w:val="000000"/>
            <w:lang w:val="x-none" w:eastAsia="ja-JP"/>
          </w:rPr>
          <w:t>B</w:t>
        </w:r>
        <w:r w:rsidR="003B37D8" w:rsidRPr="000D2929">
          <w:rPr>
            <w:i/>
            <w:iCs/>
            <w:color w:val="000000"/>
            <w:vertAlign w:val="subscript"/>
            <w:lang w:val="x-none" w:eastAsia="ja-JP"/>
          </w:rPr>
          <w:t>o</w:t>
        </w:r>
        <w:r w:rsidR="003B37D8" w:rsidRPr="000D2929">
          <w:rPr>
            <w:color w:val="000000"/>
            <w:vertAlign w:val="subscript"/>
            <w:lang w:val="x-none" w:eastAsia="ja-JP"/>
          </w:rPr>
          <w:t xml:space="preserve">2, </w:t>
        </w:r>
        <w:r w:rsidR="003B37D8" w:rsidRPr="000D2929">
          <w:rPr>
            <w:color w:val="000000"/>
            <w:lang w:val="x-none" w:eastAsia="ja-JP"/>
          </w:rPr>
          <w:t>and</w:t>
        </w:r>
        <w:r w:rsidR="003B37D8" w:rsidRPr="000D2929">
          <w:rPr>
            <w:color w:val="000000"/>
            <w:vertAlign w:val="subscript"/>
            <w:lang w:val="x-none" w:eastAsia="ja-JP"/>
          </w:rPr>
          <w:t xml:space="preserve"> </w:t>
        </w:r>
        <w:proofErr w:type="spellStart"/>
        <w:r w:rsidR="003B37D8" w:rsidRPr="000D2929">
          <w:rPr>
            <w:i/>
            <w:iCs/>
            <w:color w:val="000000"/>
            <w:lang w:val="x-none" w:eastAsia="ja-JP"/>
          </w:rPr>
          <w:t>B</w:t>
        </w:r>
        <w:r w:rsidR="003B37D8" w:rsidRPr="000D2929">
          <w:rPr>
            <w:i/>
            <w:iCs/>
            <w:color w:val="000000"/>
            <w:vertAlign w:val="subscript"/>
            <w:lang w:val="x-none" w:eastAsia="ja-JP"/>
          </w:rPr>
          <w:t>c</w:t>
        </w:r>
      </w:ins>
      <w:proofErr w:type="spellEnd"/>
      <w:del w:id="408" w:author="ROQUE Karl Raymond Dela Cruz" w:date="2026-01-03T00:06:00Z" w16du:dateUtc="2026-01-02T15:06:00Z">
        <w:r w:rsidRPr="000364CE" w:rsidDel="00974017">
          <w:rPr>
            <w:color w:val="000000"/>
            <w:lang w:val="x-none"/>
          </w:rPr>
          <w:delText>The waveforms shown in Fig. 4 represent the circuit operation during case 1</w:delText>
        </w:r>
      </w:del>
      <w:r w:rsidRPr="000364CE">
        <w:rPr>
          <w:color w:val="000000"/>
          <w:lang w:val="x-none"/>
        </w:rPr>
        <w:t xml:space="preserve">. </w:t>
      </w:r>
      <w:del w:id="409" w:author="ROQUE Karl Raymond Dela Cruz" w:date="2026-01-03T00:59:00Z" w16du:dateUtc="2026-01-02T15:59:00Z">
        <w:r w:rsidRPr="000364CE" w:rsidDel="005E37F0">
          <w:rPr>
            <w:color w:val="000000"/>
            <w:lang w:val="x-none"/>
          </w:rPr>
          <w:delText xml:space="preserve">Superimposing the flux densities with each other will </w:delText>
        </w:r>
      </w:del>
      <w:del w:id="410" w:author="ROQUE Karl Raymond Dela Cruz" w:date="2026-01-02T18:04:00Z" w16du:dateUtc="2026-01-02T09:04:00Z">
        <w:r w:rsidRPr="000364CE" w:rsidDel="00C92BC5">
          <w:rPr>
            <w:color w:val="000000"/>
            <w:lang w:val="x-none"/>
          </w:rPr>
          <w:delText xml:space="preserve">then </w:delText>
        </w:r>
      </w:del>
      <w:del w:id="411" w:author="ROQUE Karl Raymond Dela Cruz" w:date="2026-01-03T00:59:00Z" w16du:dateUtc="2026-01-02T15:59:00Z">
        <w:r w:rsidRPr="000364CE" w:rsidDel="005E37F0">
          <w:rPr>
            <w:color w:val="000000"/>
            <w:lang w:val="x-none"/>
          </w:rPr>
          <w:delText xml:space="preserve">result in the magnetic flux density waveforms in Fig. </w:delText>
        </w:r>
        <w:r w:rsidR="0093488E" w:rsidDel="005E37F0">
          <w:rPr>
            <w:color w:val="000000"/>
            <w:lang w:val="x-none"/>
          </w:rPr>
          <w:delText>7</w:delText>
        </w:r>
        <w:r w:rsidRPr="000364CE" w:rsidDel="005E37F0">
          <w:rPr>
            <w:color w:val="000000"/>
            <w:lang w:val="x-none"/>
          </w:rPr>
          <w:delText xml:space="preserve">(a). </w:delText>
        </w:r>
      </w:del>
      <w:r w:rsidRPr="000364CE">
        <w:rPr>
          <w:color w:val="000000"/>
          <w:lang w:val="x-none"/>
        </w:rPr>
        <w:t>The outer leg</w:t>
      </w:r>
      <w:commentRangeStart w:id="412"/>
      <w:r w:rsidRPr="000364CE">
        <w:rPr>
          <w:color w:val="000000"/>
          <w:lang w:val="x-none"/>
        </w:rPr>
        <w:t>s</w:t>
      </w:r>
      <w:commentRangeEnd w:id="412"/>
      <w:r w:rsidR="009267C9">
        <w:rPr>
          <w:rStyle w:val="CommentReference"/>
        </w:rPr>
        <w:commentReference w:id="412"/>
      </w:r>
      <w:r w:rsidRPr="000364CE">
        <w:rPr>
          <w:color w:val="000000"/>
          <w:lang w:val="x-none"/>
        </w:rPr>
        <w:t xml:space="preserve"> are not capable of magnetic flux cancellation, as shown in Fig. </w:t>
      </w:r>
      <w:r w:rsidR="0093488E">
        <w:rPr>
          <w:color w:val="000000"/>
          <w:lang w:val="x-none"/>
        </w:rPr>
        <w:t>7</w:t>
      </w:r>
      <w:r w:rsidRPr="000364CE">
        <w:rPr>
          <w:color w:val="000000"/>
          <w:lang w:val="x-none"/>
        </w:rPr>
        <w:t xml:space="preserve">(a). </w:t>
      </w:r>
      <w:ins w:id="413" w:author="ROQUE Karl Raymond Dela Cruz" w:date="2026-01-03T00:59:00Z" w16du:dateUtc="2026-01-02T15:59:00Z">
        <w:r w:rsidR="003B37D8" w:rsidRPr="003B37D8">
          <w:rPr>
            <w:color w:val="000000"/>
            <w:lang w:val="x-none"/>
          </w:rPr>
          <w:t>As shown, flux cancellation does not occur in the outer legs; however, the magnitude of the peak flux density remains uniform across all legs</w:t>
        </w:r>
      </w:ins>
      <w:del w:id="414" w:author="ROQUE Karl Raymond Dela Cruz" w:date="2026-01-03T00:59:00Z" w16du:dateUtc="2026-01-02T15:59:00Z">
        <w:r w:rsidRPr="000364CE" w:rsidDel="003B37D8">
          <w:rPr>
            <w:color w:val="000000"/>
            <w:lang w:val="x-none"/>
          </w:rPr>
          <w:delText>However, the peak flux</w:delText>
        </w:r>
      </w:del>
      <w:del w:id="415" w:author="ROQUE Karl Raymond Dela Cruz" w:date="2026-01-03T00:00:00Z" w16du:dateUtc="2026-01-02T15:00:00Z">
        <w:r w:rsidRPr="000364CE" w:rsidDel="00363421">
          <w:rPr>
            <w:color w:val="000000"/>
            <w:lang w:val="x-none"/>
          </w:rPr>
          <w:delText>es</w:delText>
        </w:r>
      </w:del>
      <w:del w:id="416" w:author="ROQUE Karl Raymond Dela Cruz" w:date="2026-01-03T00:59:00Z" w16du:dateUtc="2026-01-02T15:59:00Z">
        <w:r w:rsidRPr="000364CE" w:rsidDel="003B37D8">
          <w:rPr>
            <w:color w:val="000000"/>
            <w:lang w:val="x-none"/>
          </w:rPr>
          <w:delText xml:space="preserve"> </w:delText>
        </w:r>
      </w:del>
      <w:del w:id="417" w:author="ROQUE Karl Raymond Dela Cruz" w:date="2026-01-03T00:00:00Z" w16du:dateUtc="2026-01-02T15:00:00Z">
        <w:r w:rsidRPr="000364CE" w:rsidDel="00363421">
          <w:rPr>
            <w:color w:val="000000"/>
            <w:lang w:val="x-none"/>
          </w:rPr>
          <w:delText xml:space="preserve">are </w:delText>
        </w:r>
      </w:del>
      <w:del w:id="418" w:author="ROQUE Karl Raymond Dela Cruz" w:date="2026-01-03T00:59:00Z" w16du:dateUtc="2026-01-02T15:59:00Z">
        <w:r w:rsidRPr="000364CE" w:rsidDel="003B37D8">
          <w:rPr>
            <w:color w:val="000000"/>
            <w:lang w:val="x-none"/>
          </w:rPr>
          <w:delText>seen in all legs</w:delText>
        </w:r>
      </w:del>
      <w:r w:rsidRPr="000364CE">
        <w:rPr>
          <w:color w:val="000000"/>
          <w:lang w:val="x-none"/>
        </w:rPr>
        <w:t xml:space="preserve">. If the magnetizing current of one </w:t>
      </w:r>
      <w:del w:id="419" w:author="ROQUE Karl Raymond Dela Cruz" w:date="2026-01-02T18:04:00Z" w16du:dateUtc="2026-01-02T09:04:00Z">
        <w:r w:rsidRPr="000364CE" w:rsidDel="00C92BC5">
          <w:rPr>
            <w:color w:val="000000"/>
            <w:lang w:val="x-none"/>
          </w:rPr>
          <w:delText>flyback converter</w:delText>
        </w:r>
      </w:del>
      <w:ins w:id="420" w:author="ROQUE Karl Raymond Dela Cruz" w:date="2026-01-02T18:04:00Z" w16du:dateUtc="2026-01-02T09:04:00Z">
        <w:r w:rsidR="00C92BC5">
          <w:rPr>
            <w:color w:val="000000"/>
            <w:lang w:val="x-none"/>
          </w:rPr>
          <w:t>phase</w:t>
        </w:r>
      </w:ins>
      <w:r w:rsidRPr="000364CE">
        <w:rPr>
          <w:color w:val="000000"/>
          <w:lang w:val="x-none"/>
        </w:rPr>
        <w:t xml:space="preserve"> reaches zero before the magnetizing current of </w:t>
      </w:r>
      <w:del w:id="421" w:author="ROQUE Karl Raymond Dela Cruz" w:date="2026-01-03T01:03:00Z" w16du:dateUtc="2026-01-02T16:03:00Z">
        <w:r w:rsidRPr="000364CE" w:rsidDel="00535DD1">
          <w:rPr>
            <w:color w:val="000000"/>
            <w:lang w:val="x-none"/>
          </w:rPr>
          <w:delText xml:space="preserve">other flyback converter </w:delText>
        </w:r>
      </w:del>
      <w:ins w:id="422" w:author="ROQUE Karl Raymond Dela Cruz" w:date="2026-01-03T01:03:00Z" w16du:dateUtc="2026-01-02T16:03:00Z">
        <w:r w:rsidR="00535DD1">
          <w:rPr>
            <w:rFonts w:hint="eastAsia"/>
            <w:color w:val="000000"/>
            <w:lang w:val="x-none" w:eastAsia="ja-JP"/>
          </w:rPr>
          <w:t xml:space="preserve">the other phase </w:t>
        </w:r>
      </w:ins>
      <w:r w:rsidRPr="000364CE">
        <w:rPr>
          <w:color w:val="000000"/>
          <w:lang w:val="x-none"/>
        </w:rPr>
        <w:t xml:space="preserve">reaches its peak, then the saturation magnetic flux density of the core across all the phases, </w:t>
      </w:r>
      <w:proofErr w:type="spellStart"/>
      <w:r w:rsidRPr="000364CE">
        <w:rPr>
          <w:i/>
          <w:iCs/>
          <w:color w:val="000000"/>
          <w:lang w:val="x-none"/>
        </w:rPr>
        <w:t>B</w:t>
      </w:r>
      <w:r w:rsidRPr="000364CE">
        <w:rPr>
          <w:i/>
          <w:iCs/>
          <w:color w:val="000000"/>
          <w:vertAlign w:val="subscript"/>
          <w:lang w:val="x-none"/>
        </w:rPr>
        <w:t>max</w:t>
      </w:r>
      <w:proofErr w:type="spellEnd"/>
      <w:r w:rsidRPr="000364CE">
        <w:rPr>
          <w:color w:val="000000"/>
          <w:lang w:val="x-none"/>
        </w:rPr>
        <w:t xml:space="preserve">, is equal to </w:t>
      </w:r>
      <w:proofErr w:type="spellStart"/>
      <w:r w:rsidRPr="000364CE">
        <w:rPr>
          <w:i/>
          <w:iCs/>
          <w:color w:val="000000"/>
          <w:lang w:val="x-none"/>
        </w:rPr>
        <w:t>B’</w:t>
      </w:r>
      <w:r w:rsidRPr="000364CE">
        <w:rPr>
          <w:i/>
          <w:iCs/>
          <w:color w:val="000000"/>
          <w:vertAlign w:val="subscript"/>
          <w:lang w:val="x-none"/>
        </w:rPr>
        <w:t>max</w:t>
      </w:r>
      <w:proofErr w:type="spellEnd"/>
      <w:r w:rsidRPr="000364CE">
        <w:rPr>
          <w:color w:val="000000"/>
          <w:lang w:val="x-none"/>
        </w:rPr>
        <w:t xml:space="preserve">.  This condition </w:t>
      </w:r>
      <w:r w:rsidR="00033001">
        <w:rPr>
          <w:rFonts w:eastAsia="Malgun Gothic" w:hint="eastAsia"/>
          <w:color w:val="000000"/>
          <w:lang w:val="x-none" w:eastAsia="ko-KR"/>
        </w:rPr>
        <w:t>is</w:t>
      </w:r>
      <w:r w:rsidRPr="000364CE">
        <w:rPr>
          <w:color w:val="000000"/>
          <w:lang w:val="x-none"/>
        </w:rPr>
        <w:t xml:space="preserve"> satisfied when </w:t>
      </w:r>
      <w:r w:rsidRPr="000364CE">
        <w:rPr>
          <w:i/>
          <w:iCs/>
          <w:color w:val="000000"/>
          <w:lang w:val="x-none"/>
        </w:rPr>
        <w:t>D</w:t>
      </w:r>
      <w:r w:rsidRPr="000364CE">
        <w:rPr>
          <w:color w:val="000000"/>
          <w:lang w:val="x-none"/>
        </w:rPr>
        <w:t xml:space="preserve"> is </w:t>
      </w:r>
      <w:del w:id="423" w:author="ROQUE Karl Raymond Dela Cruz" w:date="2026-01-03T01:04:00Z" w16du:dateUtc="2026-01-02T16:04:00Z">
        <w:r w:rsidRPr="000364CE" w:rsidDel="00535DD1">
          <w:rPr>
            <w:color w:val="000000"/>
            <w:lang w:val="x-none"/>
          </w:rPr>
          <w:delText xml:space="preserve">as </w:delText>
        </w:r>
      </w:del>
      <w:r w:rsidRPr="000364CE">
        <w:rPr>
          <w:color w:val="000000"/>
          <w:lang w:val="x-none"/>
        </w:rPr>
        <w:t>expressed by (6) in addition to being less than 0.5.</w:t>
      </w:r>
    </w:p>
    <w:p w14:paraId="173F12D7" w14:textId="62BD37AB" w:rsidR="00917FE7" w:rsidRPr="00386235" w:rsidRDefault="001907D5" w:rsidP="000364CE">
      <w:pPr>
        <w:widowControl w:val="0"/>
        <w:pBdr>
          <w:top w:val="nil"/>
          <w:left w:val="nil"/>
          <w:bottom w:val="nil"/>
          <w:right w:val="nil"/>
          <w:between w:val="nil"/>
        </w:pBdr>
        <w:spacing w:line="252" w:lineRule="auto"/>
        <w:jc w:val="both"/>
        <w:rPr>
          <w:color w:val="000000"/>
        </w:rPr>
      </w:pPr>
      <m:oMathPara>
        <m:oMath>
          <m:eqArr>
            <m:eqArrPr>
              <m:maxDist m:val="1"/>
              <m:ctrlPr>
                <w:rPr>
                  <w:rFonts w:ascii="Cambria Math" w:hAnsi="Cambria Math"/>
                  <w:i/>
                  <w:color w:val="000000"/>
                </w:rPr>
              </m:ctrlPr>
            </m:eqArrPr>
            <m:e>
              <m:r>
                <w:rPr>
                  <w:rFonts w:ascii="Cambria Math" w:hAnsi="Cambria Math"/>
                  <w:color w:val="000000"/>
                </w:rPr>
                <m:t>D</m:t>
              </m:r>
              <m:r>
                <w:rPr>
                  <w:rFonts w:ascii="Cambria Math" w:hAnsi="Cambria Math"/>
                  <w:color w:val="000000"/>
                </w:rPr>
                <m:t>≤0.5</m:t>
              </m:r>
              <m:f>
                <m:fPr>
                  <m:ctrlPr>
                    <w:rPr>
                      <w:rFonts w:ascii="Cambria Math" w:hAnsi="Cambria Math"/>
                      <w:i/>
                      <w:color w:val="000000"/>
                    </w:rPr>
                  </m:ctrlPr>
                </m:fPr>
                <m:num>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o</m:t>
                      </m:r>
                    </m:sub>
                  </m:sSub>
                </m:num>
                <m:den>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in</m:t>
                      </m:r>
                      <m:r>
                        <w:rPr>
                          <w:rFonts w:ascii="Cambria Math" w:hAnsi="Cambria Math"/>
                          <w:color w:val="000000"/>
                        </w:rPr>
                        <m:t>,</m:t>
                      </m:r>
                      <m:r>
                        <w:rPr>
                          <w:rFonts w:ascii="Cambria Math" w:hAnsi="Cambria Math"/>
                          <w:color w:val="000000"/>
                        </w:rPr>
                        <m:t>max</m:t>
                      </m:r>
                    </m:sub>
                  </m:sSub>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6</m:t>
                  </m:r>
                </m:e>
              </m:d>
            </m:e>
          </m:eqArr>
        </m:oMath>
      </m:oMathPara>
    </w:p>
    <w:p w14:paraId="1FE8936A" w14:textId="124FF80F" w:rsidR="00DD13D8" w:rsidRPr="002E04FE" w:rsidRDefault="00386235" w:rsidP="00386235">
      <w:pPr>
        <w:widowControl w:val="0"/>
        <w:pBdr>
          <w:top w:val="nil"/>
          <w:left w:val="nil"/>
          <w:bottom w:val="nil"/>
          <w:right w:val="nil"/>
          <w:between w:val="nil"/>
        </w:pBdr>
        <w:spacing w:line="252" w:lineRule="auto"/>
        <w:ind w:firstLine="204"/>
        <w:jc w:val="both"/>
        <w:rPr>
          <w:color w:val="000000" w:themeColor="text1"/>
          <w:lang w:val="x-none"/>
        </w:rPr>
      </w:pPr>
      <w:r w:rsidRPr="002E04FE">
        <w:rPr>
          <w:color w:val="000000" w:themeColor="text1"/>
          <w:lang w:val="x-none"/>
        </w:rPr>
        <w:t xml:space="preserve">[Case2 : </w:t>
      </w:r>
      <w:r w:rsidRPr="002E04FE">
        <w:rPr>
          <w:i/>
          <w:iCs/>
          <w:color w:val="000000" w:themeColor="text1"/>
          <w:lang w:val="x-none"/>
        </w:rPr>
        <w:t>D</w:t>
      </w:r>
      <w:r w:rsidRPr="002E04FE">
        <w:rPr>
          <w:color w:val="000000" w:themeColor="text1"/>
          <w:lang w:val="x-none"/>
        </w:rPr>
        <w:t xml:space="preserve"> &lt; 0.5 and </w:t>
      </w:r>
      <w:ins w:id="424" w:author="ROQUE Karl Raymond Dela Cruz" w:date="2026-01-02T18:03:00Z" w16du:dateUtc="2026-01-02T09:03:00Z">
        <w:r w:rsidR="00C92BC5" w:rsidRPr="00B75751">
          <w:rPr>
            <w:i/>
            <w:iCs/>
            <w:sz w:val="21"/>
            <w:szCs w:val="16"/>
          </w:rPr>
          <w:t xml:space="preserve">D </w:t>
        </w:r>
      </w:ins>
      <m:oMath>
        <m:r>
          <w:ins w:id="425" w:author="ROQUE Karl Raymond Dela Cruz" w:date="2026-01-02T18:03:00Z" w16du:dateUtc="2026-01-02T09:03:00Z">
            <m:rPr>
              <m:nor/>
            </m:rPr>
            <w:rPr>
              <w:i/>
              <w:iCs/>
              <w:sz w:val="21"/>
            </w:rPr>
            <m:t xml:space="preserve">&gt; </m:t>
          </w:ins>
        </m:r>
      </m:oMath>
      <w:ins w:id="426" w:author="ROQUE Karl Raymond Dela Cruz" w:date="2026-01-02T18:03:00Z" w16du:dateUtc="2026-01-02T09:03:00Z">
        <w:r w:rsidR="00C92BC5" w:rsidRPr="00B07F51">
          <w:rPr>
            <w:color w:val="000000" w:themeColor="text1"/>
            <w:sz w:val="21"/>
          </w:rPr>
          <w:t>0.5</w:t>
        </w:r>
        <w:r w:rsidR="00C92BC5" w:rsidRPr="00B07F51">
          <w:rPr>
            <w:i/>
            <w:iCs/>
            <w:color w:val="000000" w:themeColor="text1"/>
            <w:sz w:val="21"/>
          </w:rPr>
          <w:t xml:space="preserve"> </w:t>
        </w:r>
      </w:ins>
      <m:oMath>
        <m:f>
          <m:fPr>
            <m:ctrlPr>
              <w:ins w:id="427" w:author="ROQUE Karl Raymond Dela Cruz" w:date="2026-01-02T18:03:00Z" w16du:dateUtc="2026-01-02T09:03:00Z">
                <w:rPr>
                  <w:rFonts w:ascii="Cambria Math" w:hAnsi="Cambria Math"/>
                  <w:i/>
                  <w:iCs/>
                  <w:color w:val="000000" w:themeColor="text1"/>
                </w:rPr>
              </w:ins>
            </m:ctrlPr>
          </m:fPr>
          <m:num>
            <m:r>
              <w:ins w:id="428" w:author="ROQUE Karl Raymond Dela Cruz" w:date="2026-01-02T18:03:00Z" w16du:dateUtc="2026-01-02T09:03:00Z">
                <m:rPr>
                  <m:nor/>
                </m:rPr>
                <w:rPr>
                  <w:i/>
                  <w:iCs/>
                  <w:color w:val="000000" w:themeColor="text1"/>
                </w:rPr>
                <m:t>n</m:t>
              </w:ins>
            </m:r>
            <m:sSub>
              <m:sSubPr>
                <m:ctrlPr>
                  <w:ins w:id="429" w:author="ROQUE Karl Raymond Dela Cruz" w:date="2026-01-02T18:03:00Z" w16du:dateUtc="2026-01-02T09:03:00Z">
                    <w:rPr>
                      <w:rFonts w:ascii="Cambria Math" w:hAnsi="Cambria Math"/>
                      <w:i/>
                      <w:iCs/>
                      <w:color w:val="000000" w:themeColor="text1"/>
                    </w:rPr>
                  </w:ins>
                </m:ctrlPr>
              </m:sSubPr>
              <m:e>
                <m:r>
                  <w:ins w:id="430" w:author="ROQUE Karl Raymond Dela Cruz" w:date="2026-01-02T18:03:00Z" w16du:dateUtc="2026-01-02T09:03:00Z">
                    <m:rPr>
                      <m:nor/>
                    </m:rPr>
                    <w:rPr>
                      <w:i/>
                      <w:iCs/>
                      <w:color w:val="000000" w:themeColor="text1"/>
                    </w:rPr>
                    <m:t>V</m:t>
                  </w:ins>
                </m:r>
              </m:e>
              <m:sub>
                <m:r>
                  <w:ins w:id="431" w:author="ROQUE Karl Raymond Dela Cruz" w:date="2026-01-02T18:03:00Z" w16du:dateUtc="2026-01-02T09:03:00Z">
                    <m:rPr>
                      <m:nor/>
                    </m:rPr>
                    <w:rPr>
                      <w:i/>
                      <w:iCs/>
                      <w:color w:val="000000" w:themeColor="text1"/>
                    </w:rPr>
                    <m:t>o</m:t>
                  </w:ins>
                </m:r>
              </m:sub>
            </m:sSub>
          </m:num>
          <m:den>
            <m:sSub>
              <m:sSubPr>
                <m:ctrlPr>
                  <w:ins w:id="432" w:author="ROQUE Karl Raymond Dela Cruz" w:date="2026-01-02T18:03:00Z" w16du:dateUtc="2026-01-02T09:03:00Z">
                    <w:rPr>
                      <w:rFonts w:ascii="Cambria Math" w:hAnsi="Cambria Math"/>
                      <w:i/>
                      <w:iCs/>
                      <w:color w:val="000000" w:themeColor="text1"/>
                    </w:rPr>
                  </w:ins>
                </m:ctrlPr>
              </m:sSubPr>
              <m:e>
                <m:r>
                  <w:ins w:id="433" w:author="ROQUE Karl Raymond Dela Cruz" w:date="2026-01-02T18:03:00Z" w16du:dateUtc="2026-01-02T09:03:00Z">
                    <m:rPr>
                      <m:nor/>
                    </m:rPr>
                    <w:rPr>
                      <w:i/>
                      <w:iCs/>
                      <w:color w:val="000000" w:themeColor="text1"/>
                    </w:rPr>
                    <m:t>V</m:t>
                  </w:ins>
                </m:r>
              </m:e>
              <m:sub>
                <m:r>
                  <w:ins w:id="434" w:author="ROQUE Karl Raymond Dela Cruz" w:date="2026-01-02T18:03:00Z" w16du:dateUtc="2026-01-02T09:03:00Z">
                    <m:rPr>
                      <m:nor/>
                    </m:rPr>
                    <w:rPr>
                      <w:i/>
                      <w:iCs/>
                      <w:color w:val="000000" w:themeColor="text1"/>
                    </w:rPr>
                    <m:t>in,max</m:t>
                  </w:ins>
                </m:r>
              </m:sub>
            </m:sSub>
          </m:den>
        </m:f>
      </m:oMath>
      <w:del w:id="435" w:author="ROQUE Karl Raymond Dela Cruz" w:date="2026-01-02T18:03:00Z" w16du:dateUtc="2026-01-02T09:03:00Z">
        <w:r w:rsidRPr="002E04FE" w:rsidDel="00C92BC5">
          <w:rPr>
            <w:i/>
            <w:iCs/>
            <w:color w:val="000000" w:themeColor="text1"/>
            <w:lang w:val="x-none"/>
          </w:rPr>
          <w:delText>B</w:delText>
        </w:r>
        <w:r w:rsidRPr="002E04FE" w:rsidDel="00C92BC5">
          <w:rPr>
            <w:i/>
            <w:iCs/>
            <w:color w:val="000000" w:themeColor="text1"/>
            <w:vertAlign w:val="subscript"/>
            <w:lang w:val="x-none"/>
          </w:rPr>
          <w:delText>max</w:delText>
        </w:r>
        <w:r w:rsidRPr="002E04FE" w:rsidDel="00C92BC5">
          <w:rPr>
            <w:color w:val="000000" w:themeColor="text1"/>
            <w:lang w:val="x-none"/>
          </w:rPr>
          <w:delText xml:space="preserve"> &gt; </w:delText>
        </w:r>
        <w:r w:rsidRPr="002E04FE" w:rsidDel="00C92BC5">
          <w:rPr>
            <w:i/>
            <w:iCs/>
            <w:color w:val="000000" w:themeColor="text1"/>
            <w:lang w:val="x-none"/>
          </w:rPr>
          <w:delText>B’</w:delText>
        </w:r>
        <w:r w:rsidRPr="002E04FE" w:rsidDel="00C92BC5">
          <w:rPr>
            <w:i/>
            <w:iCs/>
            <w:color w:val="000000" w:themeColor="text1"/>
            <w:vertAlign w:val="subscript"/>
            <w:lang w:val="x-none"/>
          </w:rPr>
          <w:delText>max</w:delText>
        </w:r>
        <w:r w:rsidRPr="002E04FE" w:rsidDel="00C92BC5">
          <w:rPr>
            <w:color w:val="000000" w:themeColor="text1"/>
            <w:lang w:val="x-none"/>
          </w:rPr>
          <w:delText>]</w:delText>
        </w:r>
      </w:del>
      <w:r w:rsidRPr="002E04FE">
        <w:rPr>
          <w:color w:val="000000" w:themeColor="text1"/>
          <w:lang w:val="x-none"/>
        </w:rPr>
        <w:t xml:space="preserve">: </w:t>
      </w:r>
      <w:ins w:id="436" w:author="ROQUE Karl Raymond Dela Cruz" w:date="2026-01-03T01:05:00Z" w16du:dateUtc="2026-01-02T16:05:00Z">
        <w:r w:rsidR="0026289E" w:rsidRPr="0026289E">
          <w:rPr>
            <w:color w:val="000000" w:themeColor="text1"/>
            <w:lang w:val="x-none"/>
          </w:rPr>
          <w:t xml:space="preserve">The analysis for Case 2 follows the same principles as Case 1. Fig. 7(b) depicts </w:t>
        </w:r>
        <w:r w:rsidR="0026289E" w:rsidRPr="000D2929">
          <w:rPr>
            <w:i/>
            <w:iCs/>
            <w:color w:val="000000"/>
            <w:lang w:val="x-none" w:eastAsia="ja-JP"/>
          </w:rPr>
          <w:t>B</w:t>
        </w:r>
        <w:r w:rsidR="0026289E" w:rsidRPr="000D2929">
          <w:rPr>
            <w:i/>
            <w:iCs/>
            <w:color w:val="000000"/>
            <w:vertAlign w:val="subscript"/>
            <w:lang w:val="x-none" w:eastAsia="ja-JP"/>
          </w:rPr>
          <w:t>o</w:t>
        </w:r>
        <w:r w:rsidR="0026289E" w:rsidRPr="000D2929">
          <w:rPr>
            <w:color w:val="000000"/>
            <w:vertAlign w:val="subscript"/>
            <w:lang w:val="x-none" w:eastAsia="ja-JP"/>
          </w:rPr>
          <w:t>1</w:t>
        </w:r>
        <w:r w:rsidR="0026289E" w:rsidRPr="000D2929">
          <w:rPr>
            <w:color w:val="000000"/>
            <w:vertAlign w:val="subscript"/>
            <w:lang w:val="x-none" w:eastAsia="ja-JP"/>
          </w:rPr>
          <w:t>、</w:t>
        </w:r>
        <w:r w:rsidR="0026289E" w:rsidRPr="000D2929">
          <w:rPr>
            <w:i/>
            <w:iCs/>
            <w:color w:val="000000"/>
            <w:lang w:val="x-none" w:eastAsia="ja-JP"/>
          </w:rPr>
          <w:t>B</w:t>
        </w:r>
        <w:r w:rsidR="0026289E" w:rsidRPr="000D2929">
          <w:rPr>
            <w:i/>
            <w:iCs/>
            <w:color w:val="000000"/>
            <w:vertAlign w:val="subscript"/>
            <w:lang w:val="x-none" w:eastAsia="ja-JP"/>
          </w:rPr>
          <w:t>o</w:t>
        </w:r>
        <w:r w:rsidR="0026289E" w:rsidRPr="000D2929">
          <w:rPr>
            <w:color w:val="000000"/>
            <w:vertAlign w:val="subscript"/>
            <w:lang w:val="x-none" w:eastAsia="ja-JP"/>
          </w:rPr>
          <w:t xml:space="preserve">2, </w:t>
        </w:r>
        <w:r w:rsidR="0026289E" w:rsidRPr="000D2929">
          <w:rPr>
            <w:color w:val="000000"/>
            <w:lang w:val="x-none" w:eastAsia="ja-JP"/>
          </w:rPr>
          <w:t>and</w:t>
        </w:r>
        <w:r w:rsidR="0026289E" w:rsidRPr="000D2929">
          <w:rPr>
            <w:color w:val="000000"/>
            <w:vertAlign w:val="subscript"/>
            <w:lang w:val="x-none" w:eastAsia="ja-JP"/>
          </w:rPr>
          <w:t xml:space="preserve"> </w:t>
        </w:r>
        <w:proofErr w:type="spellStart"/>
        <w:r w:rsidR="0026289E" w:rsidRPr="000D2929">
          <w:rPr>
            <w:i/>
            <w:iCs/>
            <w:color w:val="000000"/>
            <w:lang w:val="x-none" w:eastAsia="ja-JP"/>
          </w:rPr>
          <w:t>B</w:t>
        </w:r>
        <w:r w:rsidR="0026289E" w:rsidRPr="000D2929">
          <w:rPr>
            <w:i/>
            <w:iCs/>
            <w:color w:val="000000"/>
            <w:vertAlign w:val="subscript"/>
            <w:lang w:val="x-none" w:eastAsia="ja-JP"/>
          </w:rPr>
          <w:t>c</w:t>
        </w:r>
        <w:proofErr w:type="spellEnd"/>
        <w:r w:rsidR="0026289E">
          <w:rPr>
            <w:rFonts w:hint="eastAsia"/>
            <w:i/>
            <w:iCs/>
            <w:color w:val="000000"/>
            <w:vertAlign w:val="subscript"/>
            <w:lang w:val="x-none" w:eastAsia="ja-JP"/>
          </w:rPr>
          <w:t xml:space="preserve"> </w:t>
        </w:r>
        <w:r w:rsidR="0026289E" w:rsidRPr="0026289E">
          <w:rPr>
            <w:color w:val="000000" w:themeColor="text1"/>
            <w:lang w:val="x-none"/>
          </w:rPr>
          <w:t>for the integrated transformer</w:t>
        </w:r>
      </w:ins>
      <w:del w:id="437" w:author="ROQUE Karl Raymond Dela Cruz" w:date="2026-01-03T01:05:00Z" w16du:dateUtc="2026-01-02T16:05:00Z">
        <w:r w:rsidRPr="002E04FE" w:rsidDel="0026289E">
          <w:rPr>
            <w:color w:val="000000" w:themeColor="text1"/>
            <w:lang w:val="x-none"/>
          </w:rPr>
          <w:delText xml:space="preserve">The circuit can be analyzed similarly to </w:delText>
        </w:r>
      </w:del>
      <w:del w:id="438" w:author="ROQUE Karl Raymond Dela Cruz" w:date="2026-01-02T17:58:00Z" w16du:dateUtc="2026-01-02T08:58:00Z">
        <w:r w:rsidRPr="002E04FE" w:rsidDel="00C92BC5">
          <w:rPr>
            <w:color w:val="000000" w:themeColor="text1"/>
            <w:lang w:val="x-none"/>
          </w:rPr>
          <w:delText>C</w:delText>
        </w:r>
      </w:del>
      <w:del w:id="439" w:author="ROQUE Karl Raymond Dela Cruz" w:date="2026-01-03T01:05:00Z" w16du:dateUtc="2026-01-02T16:05:00Z">
        <w:r w:rsidRPr="002E04FE" w:rsidDel="0026289E">
          <w:rPr>
            <w:color w:val="000000" w:themeColor="text1"/>
            <w:lang w:val="x-none"/>
          </w:rPr>
          <w:delText xml:space="preserve">ase 1, and Fig. </w:delText>
        </w:r>
        <w:r w:rsidR="0093488E" w:rsidRPr="002E04FE" w:rsidDel="0026289E">
          <w:rPr>
            <w:color w:val="000000" w:themeColor="text1"/>
            <w:lang w:val="x-none"/>
          </w:rPr>
          <w:delText>7</w:delText>
        </w:r>
        <w:r w:rsidRPr="002E04FE" w:rsidDel="0026289E">
          <w:rPr>
            <w:color w:val="000000" w:themeColor="text1"/>
            <w:lang w:val="x-none"/>
          </w:rPr>
          <w:delText>(b) shows the waveforms of the superimposed fluxes of the integrated transformer</w:delText>
        </w:r>
      </w:del>
      <w:r w:rsidRPr="002E04FE">
        <w:rPr>
          <w:color w:val="000000" w:themeColor="text1"/>
          <w:lang w:val="x-none"/>
        </w:rPr>
        <w:t xml:space="preserve">. </w:t>
      </w:r>
      <w:ins w:id="440" w:author="ROQUE Karl Raymond Dela Cruz" w:date="2026-01-03T01:10:00Z">
        <w:r w:rsidR="008D5B0C" w:rsidRPr="008D5B0C">
          <w:rPr>
            <w:color w:val="000000" w:themeColor="text1"/>
          </w:rPr>
          <w:t xml:space="preserve">In this scenario, the magnetizing current of the first phase does not </w:t>
        </w:r>
      </w:ins>
      <w:ins w:id="441" w:author="ROQUE Karl Raymond Dela Cruz" w:date="2026-01-03T01:10:00Z" w16du:dateUtc="2026-01-02T16:10:00Z">
        <w:r w:rsidR="008D5B0C">
          <w:rPr>
            <w:rFonts w:hint="eastAsia"/>
            <w:color w:val="000000" w:themeColor="text1"/>
            <w:lang w:eastAsia="ja-JP"/>
          </w:rPr>
          <w:t>reach zero</w:t>
        </w:r>
      </w:ins>
      <w:ins w:id="442" w:author="ROQUE Karl Raymond Dela Cruz" w:date="2026-01-03T01:11:00Z" w16du:dateUtc="2026-01-02T16:11:00Z">
        <w:r w:rsidR="008D5B0C">
          <w:rPr>
            <w:rFonts w:hint="eastAsia"/>
            <w:color w:val="000000" w:themeColor="text1"/>
            <w:lang w:eastAsia="ja-JP"/>
          </w:rPr>
          <w:t xml:space="preserve"> </w:t>
        </w:r>
      </w:ins>
      <w:ins w:id="443" w:author="ROQUE Karl Raymond Dela Cruz" w:date="2026-01-03T01:10:00Z">
        <w:r w:rsidR="008D5B0C" w:rsidRPr="008D5B0C">
          <w:rPr>
            <w:color w:val="000000" w:themeColor="text1"/>
          </w:rPr>
          <w:t>before the subsequent phase reaches its peak</w:t>
        </w:r>
      </w:ins>
      <w:ins w:id="444" w:author="ROQUE Karl Raymond Dela Cruz" w:date="2026-01-03T01:11:00Z" w16du:dateUtc="2026-01-02T16:11:00Z">
        <w:r w:rsidR="008D5B0C" w:rsidRPr="002E04FE" w:rsidDel="008D5B0C">
          <w:rPr>
            <w:color w:val="000000" w:themeColor="text1"/>
            <w:lang w:val="x-none"/>
          </w:rPr>
          <w:t xml:space="preserve"> </w:t>
        </w:r>
      </w:ins>
      <w:del w:id="445" w:author="ROQUE Karl Raymond Dela Cruz" w:date="2026-01-03T01:10:00Z" w16du:dateUtc="2026-01-02T16:10:00Z">
        <w:r w:rsidR="009625CB" w:rsidRPr="002E04FE" w:rsidDel="008D5B0C">
          <w:rPr>
            <w:color w:val="000000" w:themeColor="text1"/>
            <w:lang w:val="x-none"/>
          </w:rPr>
          <w:delText xml:space="preserve">Here, one transformer </w:delText>
        </w:r>
        <w:r w:rsidR="00682F8D" w:rsidRPr="002E04FE" w:rsidDel="008D5B0C">
          <w:rPr>
            <w:color w:val="000000" w:themeColor="text1"/>
            <w:lang w:val="x-none"/>
          </w:rPr>
          <w:delText>does not discharge before the other fully charges, or its magnetizing current reaches its peak</w:delText>
        </w:r>
      </w:del>
      <w:r w:rsidR="00682F8D" w:rsidRPr="002E04FE">
        <w:rPr>
          <w:color w:val="000000" w:themeColor="text1"/>
          <w:lang w:val="x-none"/>
        </w:rPr>
        <w:t xml:space="preserve">. </w:t>
      </w:r>
      <w:r w:rsidR="00BD2A15" w:rsidRPr="002E04FE">
        <w:rPr>
          <w:color w:val="000000" w:themeColor="text1"/>
          <w:lang w:val="x-none"/>
        </w:rPr>
        <w:t xml:space="preserve">The </w:t>
      </w:r>
      <w:del w:id="446" w:author="ROQUE Karl Raymond Dela Cruz" w:date="2026-01-02T18:05:00Z" w16du:dateUtc="2026-01-02T09:05:00Z">
        <w:r w:rsidR="00BD2A15" w:rsidRPr="002E04FE" w:rsidDel="00C92BC5">
          <w:rPr>
            <w:color w:val="000000" w:themeColor="text1"/>
            <w:lang w:val="x-none"/>
          </w:rPr>
          <w:delText>left and</w:delText>
        </w:r>
        <w:r w:rsidR="005D4B16" w:rsidRPr="002E04FE" w:rsidDel="00C92BC5">
          <w:rPr>
            <w:color w:val="000000" w:themeColor="text1"/>
            <w:lang w:val="x-none"/>
          </w:rPr>
          <w:delText xml:space="preserve"> right </w:delText>
        </w:r>
      </w:del>
      <w:r w:rsidR="005D4B16" w:rsidRPr="002E04FE">
        <w:rPr>
          <w:color w:val="000000" w:themeColor="text1"/>
          <w:lang w:val="x-none"/>
        </w:rPr>
        <w:t xml:space="preserve">outer legs are not capable of </w:t>
      </w:r>
      <w:r w:rsidR="00CF7924">
        <w:rPr>
          <w:rFonts w:eastAsia="Malgun Gothic" w:hint="eastAsia"/>
          <w:color w:val="000000" w:themeColor="text1"/>
          <w:lang w:val="x-none" w:eastAsia="ko-KR"/>
        </w:rPr>
        <w:t>f</w:t>
      </w:r>
      <w:r w:rsidR="005D4B16" w:rsidRPr="002E04FE">
        <w:rPr>
          <w:color w:val="000000" w:themeColor="text1"/>
          <w:lang w:val="x-none"/>
        </w:rPr>
        <w:t>lux cancellation as shown here.</w:t>
      </w:r>
      <w:del w:id="447" w:author="ROQUE Karl Raymond Dela Cruz" w:date="2026-01-03T01:11:00Z" w16du:dateUtc="2026-01-02T16:11:00Z">
        <w:r w:rsidR="00DD13D8" w:rsidRPr="002E04FE" w:rsidDel="008D5B0C">
          <w:rPr>
            <w:color w:val="000000" w:themeColor="text1"/>
            <w:lang w:val="x-none"/>
          </w:rPr>
          <w:delText xml:space="preserve"> The saturation flux density across all phases can be derived as following.</w:delText>
        </w:r>
      </w:del>
      <w:r w:rsidR="00D36AEC" w:rsidRPr="002E04FE">
        <w:rPr>
          <w:color w:val="000000" w:themeColor="text1"/>
          <w:lang w:val="x-none"/>
        </w:rPr>
        <w:t xml:space="preserve"> At </w:t>
      </w:r>
      <w:r w:rsidR="007428C7" w:rsidRPr="002E04FE">
        <w:rPr>
          <w:i/>
          <w:iCs/>
          <w:color w:val="000000" w:themeColor="text1"/>
          <w:lang w:val="x-none"/>
        </w:rPr>
        <w:t>t</w:t>
      </w:r>
      <w:r w:rsidR="007428C7" w:rsidRPr="002E04FE">
        <w:rPr>
          <w:i/>
          <w:iCs/>
          <w:color w:val="000000" w:themeColor="text1"/>
          <w:vertAlign w:val="subscript"/>
          <w:lang w:val="x-none"/>
        </w:rPr>
        <w:t>2</w:t>
      </w:r>
      <w:r w:rsidR="007428C7" w:rsidRPr="002E04FE">
        <w:rPr>
          <w:i/>
          <w:iCs/>
          <w:color w:val="000000" w:themeColor="text1"/>
          <w:lang w:val="x-none"/>
        </w:rPr>
        <w:t>, B’</w:t>
      </w:r>
      <w:r w:rsidR="007428C7" w:rsidRPr="002E04FE">
        <w:rPr>
          <w:i/>
          <w:iCs/>
          <w:color w:val="000000" w:themeColor="text1"/>
          <w:vertAlign w:val="subscript"/>
          <w:lang w:val="x-none"/>
        </w:rPr>
        <w:t>o</w:t>
      </w:r>
      <w:r w:rsidR="00F355D5" w:rsidRPr="002E04FE">
        <w:rPr>
          <w:i/>
          <w:iCs/>
          <w:color w:val="000000" w:themeColor="text1"/>
          <w:vertAlign w:val="subscript"/>
          <w:lang w:val="x-none"/>
        </w:rPr>
        <w:t>1</w:t>
      </w:r>
      <w:r w:rsidR="007428C7" w:rsidRPr="002E04FE">
        <w:rPr>
          <w:i/>
          <w:iCs/>
          <w:color w:val="000000" w:themeColor="text1"/>
          <w:vertAlign w:val="subscript"/>
          <w:lang w:val="x-none"/>
        </w:rPr>
        <w:t xml:space="preserve"> </w:t>
      </w:r>
      <w:r w:rsidR="007428C7" w:rsidRPr="002E04FE">
        <w:rPr>
          <w:i/>
          <w:iCs/>
          <w:color w:val="000000" w:themeColor="text1"/>
          <w:lang w:val="x-none"/>
        </w:rPr>
        <w:t xml:space="preserve">= </w:t>
      </w:r>
      <w:proofErr w:type="spellStart"/>
      <w:r w:rsidR="007428C7" w:rsidRPr="002E04FE">
        <w:rPr>
          <w:i/>
          <w:iCs/>
          <w:color w:val="000000" w:themeColor="text1"/>
          <w:lang w:val="x-none"/>
        </w:rPr>
        <w:t>B’</w:t>
      </w:r>
      <w:r w:rsidR="007428C7" w:rsidRPr="002E04FE">
        <w:rPr>
          <w:i/>
          <w:iCs/>
          <w:color w:val="000000" w:themeColor="text1"/>
          <w:vertAlign w:val="subscript"/>
          <w:lang w:val="x-none"/>
        </w:rPr>
        <w:t>max</w:t>
      </w:r>
      <w:proofErr w:type="spellEnd"/>
      <w:r w:rsidR="007428C7" w:rsidRPr="002E04FE">
        <w:rPr>
          <w:color w:val="000000" w:themeColor="text1"/>
          <w:lang w:val="x-none"/>
        </w:rPr>
        <w:t xml:space="preserve">. </w:t>
      </w:r>
      <w:r w:rsidR="003763A3" w:rsidRPr="002E04FE">
        <w:rPr>
          <w:color w:val="000000" w:themeColor="text1"/>
          <w:lang w:val="x-none"/>
        </w:rPr>
        <w:t xml:space="preserve">Moreover, </w:t>
      </w:r>
      <w:r w:rsidR="007E4AF4" w:rsidRPr="002E04FE">
        <w:rPr>
          <w:i/>
          <w:iCs/>
          <w:color w:val="000000" w:themeColor="text1"/>
          <w:lang w:val="x-none"/>
        </w:rPr>
        <w:t>B’’</w:t>
      </w:r>
      <w:r w:rsidR="007E4AF4" w:rsidRPr="002E04FE">
        <w:rPr>
          <w:i/>
          <w:iCs/>
          <w:color w:val="000000" w:themeColor="text1"/>
          <w:vertAlign w:val="subscript"/>
          <w:lang w:val="x-none"/>
        </w:rPr>
        <w:t>o</w:t>
      </w:r>
      <w:r w:rsidR="007E159E" w:rsidRPr="002E04FE">
        <w:rPr>
          <w:i/>
          <w:iCs/>
          <w:color w:val="000000" w:themeColor="text1"/>
          <w:vertAlign w:val="subscript"/>
          <w:lang w:val="x-none"/>
        </w:rPr>
        <w:t>1</w:t>
      </w:r>
      <w:r w:rsidR="007E159E" w:rsidRPr="002E04FE">
        <w:rPr>
          <w:i/>
          <w:iCs/>
          <w:color w:val="000000" w:themeColor="text1"/>
          <w:lang w:val="x-none"/>
        </w:rPr>
        <w:t xml:space="preserve"> </w:t>
      </w:r>
      <w:r w:rsidR="007E159E" w:rsidRPr="002E04FE">
        <w:rPr>
          <w:color w:val="000000" w:themeColor="text1"/>
          <w:lang w:val="x-none"/>
        </w:rPr>
        <w:t>(</w:t>
      </w:r>
      <w:r w:rsidR="007E159E" w:rsidRPr="002E04FE">
        <w:rPr>
          <w:i/>
          <w:iCs/>
          <w:color w:val="000000" w:themeColor="text1"/>
          <w:lang w:val="x-none"/>
        </w:rPr>
        <w:t>t</w:t>
      </w:r>
      <w:r w:rsidR="007E159E" w:rsidRPr="002E04FE">
        <w:rPr>
          <w:color w:val="000000" w:themeColor="text1"/>
          <w:vertAlign w:val="subscript"/>
          <w:lang w:val="x-none"/>
        </w:rPr>
        <w:t>2</w:t>
      </w:r>
      <w:r w:rsidR="007E159E" w:rsidRPr="002E04FE">
        <w:rPr>
          <w:color w:val="000000" w:themeColor="text1"/>
          <w:lang w:val="x-none"/>
        </w:rPr>
        <w:t>) =</w:t>
      </w:r>
      <w:r w:rsidR="007E159E" w:rsidRPr="002E04FE">
        <w:rPr>
          <w:i/>
          <w:iCs/>
          <w:color w:val="000000" w:themeColor="text1"/>
          <w:lang w:val="x-none"/>
        </w:rPr>
        <w:t xml:space="preserve"> B’</w:t>
      </w:r>
      <w:r w:rsidR="007E159E" w:rsidRPr="002E04FE">
        <w:rPr>
          <w:i/>
          <w:iCs/>
          <w:color w:val="000000" w:themeColor="text1"/>
          <w:vertAlign w:val="subscript"/>
          <w:lang w:val="x-none"/>
        </w:rPr>
        <w:t>o1</w:t>
      </w:r>
      <w:r w:rsidR="007E159E" w:rsidRPr="002E04FE">
        <w:rPr>
          <w:i/>
          <w:iCs/>
          <w:color w:val="000000" w:themeColor="text1"/>
          <w:lang w:val="x-none"/>
        </w:rPr>
        <w:t xml:space="preserve"> </w:t>
      </w:r>
      <w:r w:rsidR="007E159E" w:rsidRPr="002E04FE">
        <w:rPr>
          <w:color w:val="000000" w:themeColor="text1"/>
          <w:lang w:val="x-none"/>
        </w:rPr>
        <w:t>(</w:t>
      </w:r>
      <w:r w:rsidR="007E159E" w:rsidRPr="002E04FE">
        <w:rPr>
          <w:i/>
          <w:iCs/>
          <w:color w:val="000000" w:themeColor="text1"/>
          <w:lang w:val="x-none"/>
        </w:rPr>
        <w:t>t</w:t>
      </w:r>
      <w:r w:rsidR="007E159E" w:rsidRPr="002E04FE">
        <w:rPr>
          <w:color w:val="000000" w:themeColor="text1"/>
          <w:vertAlign w:val="subscript"/>
          <w:lang w:val="x-none"/>
        </w:rPr>
        <w:t>5</w:t>
      </w:r>
      <w:r w:rsidR="007E159E" w:rsidRPr="002E04FE">
        <w:rPr>
          <w:color w:val="000000" w:themeColor="text1"/>
          <w:lang w:val="x-none"/>
        </w:rPr>
        <w:t>)</w:t>
      </w:r>
      <w:r w:rsidR="00D32F12" w:rsidRPr="002E04FE">
        <w:rPr>
          <w:color w:val="000000" w:themeColor="text1"/>
          <w:lang w:val="x-none"/>
        </w:rPr>
        <w:t xml:space="preserve">, and is expressed in </w:t>
      </w:r>
      <w:r w:rsidR="001E4199" w:rsidRPr="002E04FE">
        <w:rPr>
          <w:color w:val="000000" w:themeColor="text1"/>
          <w:lang w:val="x-none"/>
        </w:rPr>
        <w:t>(7)</w:t>
      </w:r>
      <w:r w:rsidR="005D05F0" w:rsidRPr="002E04FE">
        <w:rPr>
          <w:color w:val="000000" w:themeColor="text1"/>
          <w:lang w:val="x-none"/>
        </w:rPr>
        <w:t>.</w:t>
      </w:r>
      <w:r w:rsidR="00A30C42" w:rsidRPr="002E04FE">
        <w:rPr>
          <w:color w:val="000000" w:themeColor="text1"/>
          <w:lang w:val="x-none"/>
        </w:rPr>
        <w:t xml:space="preserve"> </w:t>
      </w:r>
    </w:p>
    <w:p w14:paraId="4E91636C" w14:textId="5C717C76" w:rsidR="001C43A1" w:rsidRPr="002E04FE" w:rsidRDefault="001C43A1" w:rsidP="00386235">
      <w:pPr>
        <w:widowControl w:val="0"/>
        <w:pBdr>
          <w:top w:val="nil"/>
          <w:left w:val="nil"/>
          <w:bottom w:val="nil"/>
          <w:right w:val="nil"/>
          <w:between w:val="nil"/>
        </w:pBdr>
        <w:spacing w:line="252" w:lineRule="auto"/>
        <w:ind w:firstLine="204"/>
        <w:jc w:val="both"/>
        <w:rPr>
          <w:color w:val="000000" w:themeColor="text1"/>
          <w:lang w:val="x-none"/>
        </w:rPr>
      </w:pPr>
    </w:p>
    <w:p w14:paraId="315FB1CB" w14:textId="65BADAA1" w:rsidR="00D32F12" w:rsidRPr="002E04FE" w:rsidRDefault="001907D5" w:rsidP="001E4199">
      <w:pPr>
        <w:widowControl w:val="0"/>
        <w:pBdr>
          <w:top w:val="nil"/>
          <w:left w:val="nil"/>
          <w:bottom w:val="nil"/>
          <w:right w:val="nil"/>
          <w:between w:val="nil"/>
        </w:pBdr>
        <w:spacing w:after="120" w:line="252" w:lineRule="auto"/>
        <w:jc w:val="both"/>
        <w:rPr>
          <w:iCs/>
          <w:color w:val="000000" w:themeColor="text1"/>
          <w:lang w:val="x-none"/>
        </w:rPr>
      </w:pPr>
      <m:oMathPara>
        <m:oMath>
          <m:eqArr>
            <m:eqArrPr>
              <m:maxDist m:val="1"/>
              <m:ctrlPr>
                <w:rPr>
                  <w:rFonts w:ascii="Cambria Math" w:hAnsi="Cambria Math"/>
                  <w:i/>
                  <w:color w:val="000000" w:themeColor="text1"/>
                  <w:lang w:val="x-none"/>
                </w:rPr>
              </m:ctrlPr>
            </m:eqArrPr>
            <m:e>
              <m:sSubSup>
                <m:sSubSupPr>
                  <m:ctrlPr>
                    <w:rPr>
                      <w:rFonts w:ascii="Cambria Math" w:hAnsi="Cambria Math"/>
                      <w:i/>
                      <w:iCs/>
                      <w:color w:val="000000" w:themeColor="text1"/>
                      <w:lang w:val="x-none"/>
                    </w:rPr>
                  </m:ctrlPr>
                </m:sSubSupPr>
                <m:e>
                  <m:r>
                    <w:rPr>
                      <w:rFonts w:ascii="Cambria Math" w:hAnsi="Cambria Math"/>
                      <w:color w:val="000000" w:themeColor="text1"/>
                      <w:lang w:val="x-none"/>
                    </w:rPr>
                    <m:t>B</m:t>
                  </m:r>
                </m:e>
                <m:sub>
                  <m:r>
                    <w:rPr>
                      <w:rFonts w:ascii="Cambria Math" w:hAnsi="Cambria Math"/>
                      <w:color w:val="000000" w:themeColor="text1"/>
                      <w:lang w:val="x-none"/>
                    </w:rPr>
                    <m:t>o</m:t>
                  </m:r>
                  <m:r>
                    <w:rPr>
                      <w:rFonts w:ascii="Cambria Math" w:hAnsi="Cambria Math"/>
                      <w:color w:val="000000" w:themeColor="text1"/>
                      <w:lang w:val="x-none"/>
                    </w:rPr>
                    <m:t>1</m:t>
                  </m:r>
                </m:sub>
                <m:sup>
                  <m:r>
                    <w:rPr>
                      <w:rFonts w:ascii="Cambria Math" w:hAnsi="Cambria Math" w:hint="eastAsia"/>
                      <w:color w:val="000000" w:themeColor="text1"/>
                      <w:lang w:val="x-none"/>
                    </w:rPr>
                    <m:t>''</m:t>
                  </m:r>
                </m:sup>
              </m:sSubSup>
              <m:d>
                <m:dPr>
                  <m:ctrlPr>
                    <w:rPr>
                      <w:rFonts w:ascii="Cambria Math" w:hAnsi="Cambria Math"/>
                      <w:i/>
                      <w:color w:val="000000" w:themeColor="text1"/>
                      <w:lang w:val="x-none"/>
                    </w:rPr>
                  </m:ctrlPr>
                </m:dPr>
                <m:e>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e>
              </m:d>
              <m:r>
                <w:rPr>
                  <w:rFonts w:ascii="Cambria Math" w:hAnsi="Cambria Math"/>
                  <w:color w:val="000000" w:themeColor="text1"/>
                  <w:lang w:val="x-none"/>
                </w:rPr>
                <m:t>=</m:t>
              </m:r>
              <m:sSubSup>
                <m:sSubSupPr>
                  <m:ctrlPr>
                    <w:rPr>
                      <w:rFonts w:ascii="Cambria Math" w:hAnsi="Cambria Math"/>
                      <w:i/>
                      <w:color w:val="000000" w:themeColor="text1"/>
                      <w:lang w:val="x-none"/>
                    </w:rPr>
                  </m:ctrlPr>
                </m:sSubSupPr>
                <m:e>
                  <m:r>
                    <w:rPr>
                      <w:rFonts w:ascii="Cambria Math" w:hAnsi="Cambria Math"/>
                      <w:color w:val="000000" w:themeColor="text1"/>
                      <w:lang w:val="x-none"/>
                    </w:rPr>
                    <m:t>B</m:t>
                  </m:r>
                </m:e>
                <m:sub>
                  <m:sSub>
                    <m:sSubPr>
                      <m:ctrlPr>
                        <w:rPr>
                          <w:rFonts w:ascii="Cambria Math" w:hAnsi="Cambria Math"/>
                          <w:i/>
                          <w:color w:val="000000" w:themeColor="text1"/>
                          <w:lang w:val="x-none"/>
                        </w:rPr>
                      </m:ctrlPr>
                    </m:sSubPr>
                    <m:e>
                      <m:r>
                        <w:rPr>
                          <w:rFonts w:ascii="Cambria Math" w:hAnsi="Cambria Math"/>
                          <w:color w:val="000000" w:themeColor="text1"/>
                          <w:lang w:val="x-none"/>
                        </w:rPr>
                        <m:t>o</m:t>
                      </m:r>
                    </m:e>
                    <m:sub>
                      <m:r>
                        <w:rPr>
                          <w:rFonts w:ascii="Cambria Math" w:hAnsi="Cambria Math"/>
                          <w:color w:val="000000" w:themeColor="text1"/>
                          <w:lang w:val="x-none"/>
                        </w:rPr>
                        <m:t>1</m:t>
                      </m:r>
                    </m:sub>
                  </m:sSub>
                </m:sub>
                <m:sup>
                  <m:r>
                    <w:rPr>
                      <w:rFonts w:ascii="Cambria Math" w:hAnsi="Cambria Math" w:hint="eastAsia"/>
                      <w:color w:val="000000" w:themeColor="text1"/>
                      <w:lang w:val="x-none"/>
                    </w:rPr>
                    <m:t>'</m:t>
                  </m:r>
                </m:sup>
              </m:sSubSup>
              <m:d>
                <m:dPr>
                  <m:ctrlPr>
                    <w:rPr>
                      <w:rFonts w:ascii="Cambria Math" w:hAnsi="Cambria Math"/>
                      <w:i/>
                      <w:color w:val="000000" w:themeColor="text1"/>
                      <w:lang w:val="x-none"/>
                    </w:rPr>
                  </m:ctrlPr>
                </m:dPr>
                <m:e>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5</m:t>
                      </m:r>
                    </m:sub>
                  </m:sSub>
                </m:e>
              </m:d>
              <m:r>
                <w:rPr>
                  <w:rFonts w:ascii="Cambria Math" w:hAnsi="Cambria Math"/>
                  <w:color w:val="000000" w:themeColor="text1"/>
                  <w:lang w:val="x-none"/>
                </w:rPr>
                <m:t>=</m:t>
              </m:r>
              <m:sSubSup>
                <m:sSubSupPr>
                  <m:ctrlPr>
                    <w:rPr>
                      <w:rFonts w:ascii="Cambria Math" w:hAnsi="Cambria Math"/>
                      <w:i/>
                      <w:iCs/>
                      <w:color w:val="000000" w:themeColor="text1"/>
                      <w:lang w:val="x-none"/>
                    </w:rPr>
                  </m:ctrlPr>
                </m:sSubSupPr>
                <m:e>
                  <m:r>
                    <w:rPr>
                      <w:rFonts w:ascii="Cambria Math" w:hAnsi="Cambria Math"/>
                      <w:color w:val="000000" w:themeColor="text1"/>
                      <w:lang w:val="x-none"/>
                    </w:rPr>
                    <m:t>B</m:t>
                  </m:r>
                </m:e>
                <m:sub>
                  <m:r>
                    <w:rPr>
                      <w:rFonts w:ascii="Cambria Math" w:hAnsi="Cambria Math"/>
                      <w:color w:val="000000" w:themeColor="text1"/>
                      <w:lang w:val="x-none"/>
                    </w:rPr>
                    <m:t>max</m:t>
                  </m:r>
                </m:sub>
                <m:sup>
                  <m:r>
                    <w:rPr>
                      <w:rFonts w:ascii="Cambria Math" w:hAnsi="Cambria Math" w:hint="eastAsia"/>
                      <w:color w:val="000000" w:themeColor="text1"/>
                      <w:lang w:val="x-none"/>
                    </w:rPr>
                    <m:t>'</m:t>
                  </m:r>
                </m:sup>
              </m:sSubSup>
              <m:r>
                <w:rPr>
                  <w:rFonts w:ascii="Cambria Math" w:hAnsi="Cambria Math"/>
                  <w:color w:val="000000" w:themeColor="text1"/>
                  <w:lang w:val="x-none"/>
                </w:rPr>
                <m:t>-</m:t>
              </m:r>
              <m:f>
                <m:fPr>
                  <m:ctrlPr>
                    <w:rPr>
                      <w:rFonts w:ascii="Cambria Math" w:hAnsi="Cambria Math"/>
                      <w:i/>
                      <w:color w:val="000000" w:themeColor="text1"/>
                      <w:lang w:val="x-none"/>
                    </w:rPr>
                  </m:ctrlPr>
                </m:fPr>
                <m:num>
                  <m:sSubSup>
                    <m:sSubSupPr>
                      <m:ctrlPr>
                        <w:rPr>
                          <w:rFonts w:ascii="Cambria Math" w:hAnsi="Cambria Math"/>
                          <w:i/>
                          <w:iCs/>
                          <w:color w:val="000000" w:themeColor="text1"/>
                          <w:lang w:val="x-none"/>
                        </w:rPr>
                      </m:ctrlPr>
                    </m:sSubSupPr>
                    <m:e>
                      <m:r>
                        <w:rPr>
                          <w:rFonts w:ascii="Cambria Math" w:hAnsi="Cambria Math"/>
                          <w:color w:val="000000" w:themeColor="text1"/>
                          <w:lang w:val="x-none"/>
                        </w:rPr>
                        <m:t>B</m:t>
                      </m:r>
                    </m:e>
                    <m:sub>
                      <m:r>
                        <w:rPr>
                          <w:rFonts w:ascii="Cambria Math" w:hAnsi="Cambria Math"/>
                          <w:color w:val="000000" w:themeColor="text1"/>
                          <w:lang w:val="x-none"/>
                        </w:rPr>
                        <m:t>max</m:t>
                      </m:r>
                    </m:sub>
                    <m:sup>
                      <m:r>
                        <w:rPr>
                          <w:rFonts w:ascii="Cambria Math" w:hAnsi="Cambria Math" w:hint="eastAsia"/>
                          <w:color w:val="000000" w:themeColor="text1"/>
                          <w:lang w:val="x-none"/>
                        </w:rPr>
                        <m:t>'</m:t>
                      </m:r>
                    </m:sup>
                  </m:sSubSup>
                </m:num>
                <m:den>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6</m:t>
                      </m:r>
                    </m:sub>
                  </m:sSub>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den>
              </m:f>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5</m:t>
                  </m:r>
                </m:sub>
              </m:sSub>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r>
                <w:rPr>
                  <w:rFonts w:ascii="Cambria Math" w:hAnsi="Cambria Math"/>
                  <w:color w:val="000000" w:themeColor="text1"/>
                  <w:lang w:val="x-none"/>
                </w:rPr>
                <m:t>)#</m:t>
              </m:r>
              <m:d>
                <m:dPr>
                  <m:ctrlPr>
                    <w:rPr>
                      <w:rFonts w:ascii="Cambria Math" w:hAnsi="Cambria Math"/>
                      <w:i/>
                      <w:color w:val="000000" w:themeColor="text1"/>
                      <w:lang w:val="x-none"/>
                    </w:rPr>
                  </m:ctrlPr>
                </m:dPr>
                <m:e>
                  <m:r>
                    <w:rPr>
                      <w:rFonts w:ascii="Cambria Math" w:hAnsi="Cambria Math"/>
                      <w:color w:val="000000" w:themeColor="text1"/>
                      <w:lang w:val="x-none"/>
                    </w:rPr>
                    <m:t>7</m:t>
                  </m:r>
                </m:e>
              </m:d>
              <m:ctrlPr>
                <w:rPr>
                  <w:rFonts w:ascii="Cambria Math" w:hAnsi="Cambria Math"/>
                  <w:i/>
                  <w:iCs/>
                  <w:color w:val="000000" w:themeColor="text1"/>
                  <w:lang w:val="x-none"/>
                </w:rPr>
              </m:ctrlPr>
            </m:e>
          </m:eqArr>
        </m:oMath>
      </m:oMathPara>
    </w:p>
    <w:p w14:paraId="645EAD1E" w14:textId="65D3B59C" w:rsidR="001C43A1" w:rsidRPr="002E04FE" w:rsidRDefault="00F572E8" w:rsidP="001E4199">
      <w:pPr>
        <w:widowControl w:val="0"/>
        <w:pBdr>
          <w:top w:val="nil"/>
          <w:left w:val="nil"/>
          <w:bottom w:val="nil"/>
          <w:right w:val="nil"/>
          <w:between w:val="nil"/>
        </w:pBdr>
        <w:spacing w:after="120" w:line="252" w:lineRule="auto"/>
        <w:jc w:val="both"/>
        <w:rPr>
          <w:iCs/>
          <w:color w:val="000000" w:themeColor="text1"/>
          <w:lang w:val="x-none"/>
        </w:rPr>
      </w:pPr>
      <w:ins w:id="448" w:author="ROQUE Karl Raymond Dela Cruz" w:date="2026-01-03T01:00:00Z" w16du:dateUtc="2026-01-02T16:00:00Z">
        <w:r>
          <w:rPr>
            <w:rFonts w:hint="eastAsia"/>
            <w:iCs/>
            <w:color w:val="000000" w:themeColor="text1"/>
            <w:lang w:val="x-none" w:eastAsia="ja-JP"/>
          </w:rPr>
          <w:t>w</w:t>
        </w:r>
      </w:ins>
      <w:del w:id="449" w:author="ROQUE Karl Raymond Dela Cruz" w:date="2026-01-03T01:00:00Z" w16du:dateUtc="2026-01-02T16:00:00Z">
        <w:r w:rsidR="001C43A1" w:rsidRPr="002E04FE" w:rsidDel="00F572E8">
          <w:rPr>
            <w:iCs/>
            <w:color w:val="000000" w:themeColor="text1"/>
            <w:lang w:val="x-none"/>
          </w:rPr>
          <w:delText>W</w:delText>
        </w:r>
      </w:del>
      <w:r w:rsidR="001C43A1" w:rsidRPr="002E04FE">
        <w:rPr>
          <w:iCs/>
          <w:color w:val="000000" w:themeColor="text1"/>
          <w:lang w:val="x-none"/>
        </w:rPr>
        <w:t xml:space="preserve">ith </w:t>
      </w:r>
      <w:r w:rsidR="001C43A1" w:rsidRPr="002E04FE">
        <w:rPr>
          <w:i/>
          <w:color w:val="000000" w:themeColor="text1"/>
          <w:lang w:val="x-none"/>
        </w:rPr>
        <w:t>t</w:t>
      </w:r>
      <w:r w:rsidR="001C43A1" w:rsidRPr="002E04FE">
        <w:rPr>
          <w:i/>
          <w:color w:val="000000" w:themeColor="text1"/>
          <w:vertAlign w:val="subscript"/>
          <w:lang w:val="x-none"/>
        </w:rPr>
        <w:t>5</w:t>
      </w:r>
      <w:r w:rsidR="001C43A1" w:rsidRPr="002E04FE">
        <w:rPr>
          <w:i/>
          <w:color w:val="000000" w:themeColor="text1"/>
          <w:lang w:val="x-none"/>
        </w:rPr>
        <w:t xml:space="preserve"> = </w:t>
      </w:r>
      <w:r w:rsidR="001C43A1" w:rsidRPr="002E04FE">
        <w:rPr>
          <w:iCs/>
          <w:color w:val="000000" w:themeColor="text1"/>
          <w:lang w:val="x-none"/>
        </w:rPr>
        <w:t>0.5</w:t>
      </w:r>
      <w:r w:rsidR="001C43A1" w:rsidRPr="002E04FE">
        <w:rPr>
          <w:i/>
          <w:color w:val="000000" w:themeColor="text1"/>
          <w:lang w:val="x-none"/>
        </w:rPr>
        <w:t>T</w:t>
      </w:r>
      <w:r w:rsidR="001C43A1" w:rsidRPr="002E04FE">
        <w:rPr>
          <w:i/>
          <w:color w:val="000000" w:themeColor="text1"/>
          <w:vertAlign w:val="subscript"/>
          <w:lang w:val="x-none"/>
        </w:rPr>
        <w:t>s</w:t>
      </w:r>
      <w:r w:rsidR="00700308" w:rsidRPr="002E04FE">
        <w:rPr>
          <w:i/>
          <w:color w:val="000000" w:themeColor="text1"/>
          <w:lang w:val="x-none"/>
        </w:rPr>
        <w:t xml:space="preserve"> + t</w:t>
      </w:r>
      <w:r w:rsidR="00700308" w:rsidRPr="002E04FE">
        <w:rPr>
          <w:i/>
          <w:color w:val="000000" w:themeColor="text1"/>
          <w:vertAlign w:val="subscript"/>
          <w:lang w:val="x-none"/>
        </w:rPr>
        <w:t>2</w:t>
      </w:r>
      <w:r w:rsidR="00700308" w:rsidRPr="002E04FE">
        <w:rPr>
          <w:iCs/>
          <w:color w:val="000000" w:themeColor="text1"/>
          <w:lang w:val="x-none"/>
        </w:rPr>
        <w:t xml:space="preserve"> = 0.5</w:t>
      </w:r>
      <w:r w:rsidR="00700308" w:rsidRPr="002E04FE">
        <w:rPr>
          <w:i/>
          <w:color w:val="000000" w:themeColor="text1"/>
          <w:lang w:val="x-none"/>
        </w:rPr>
        <w:t>T</w:t>
      </w:r>
      <w:r w:rsidR="00700308" w:rsidRPr="002E04FE">
        <w:rPr>
          <w:i/>
          <w:color w:val="000000" w:themeColor="text1"/>
          <w:vertAlign w:val="subscript"/>
          <w:lang w:val="x-none"/>
        </w:rPr>
        <w:t>s</w:t>
      </w:r>
      <w:r w:rsidR="00700308" w:rsidRPr="002E04FE">
        <w:rPr>
          <w:i/>
          <w:color w:val="000000" w:themeColor="text1"/>
          <w:lang w:val="x-none"/>
        </w:rPr>
        <w:t xml:space="preserve"> + DT</w:t>
      </w:r>
      <w:r w:rsidR="00700308" w:rsidRPr="002E04FE">
        <w:rPr>
          <w:i/>
          <w:color w:val="000000" w:themeColor="text1"/>
          <w:vertAlign w:val="subscript"/>
          <w:lang w:val="x-none"/>
        </w:rPr>
        <w:t>s</w:t>
      </w:r>
      <w:r w:rsidR="00232F46" w:rsidRPr="002E04FE">
        <w:rPr>
          <w:i/>
          <w:color w:val="000000" w:themeColor="text1"/>
          <w:vertAlign w:val="subscript"/>
          <w:lang w:val="x-none"/>
        </w:rPr>
        <w:t xml:space="preserve"> </w:t>
      </w:r>
      <w:r w:rsidR="00232F46" w:rsidRPr="002E04FE">
        <w:rPr>
          <w:iCs/>
          <w:color w:val="000000" w:themeColor="text1"/>
          <w:lang w:val="x-none"/>
        </w:rPr>
        <w:t xml:space="preserve"> and </w:t>
      </w:r>
      <w:r w:rsidR="00232F46" w:rsidRPr="002E04FE">
        <w:rPr>
          <w:i/>
          <w:color w:val="000000" w:themeColor="text1"/>
          <w:lang w:val="x-none"/>
        </w:rPr>
        <w:t>t</w:t>
      </w:r>
      <w:r w:rsidR="00232F46" w:rsidRPr="002E04FE">
        <w:rPr>
          <w:i/>
          <w:color w:val="000000" w:themeColor="text1"/>
          <w:vertAlign w:val="subscript"/>
          <w:lang w:val="x-none"/>
        </w:rPr>
        <w:t>2</w:t>
      </w:r>
      <w:r w:rsidR="00232F46" w:rsidRPr="002E04FE">
        <w:rPr>
          <w:iCs/>
          <w:color w:val="000000" w:themeColor="text1"/>
          <w:lang w:val="x-none"/>
        </w:rPr>
        <w:t xml:space="preserve"> = </w:t>
      </w:r>
      <w:r w:rsidR="00232F46" w:rsidRPr="002E04FE">
        <w:rPr>
          <w:i/>
          <w:color w:val="000000" w:themeColor="text1"/>
          <w:lang w:val="x-none"/>
        </w:rPr>
        <w:t>DT</w:t>
      </w:r>
      <w:r w:rsidR="00232F46" w:rsidRPr="002E04FE">
        <w:rPr>
          <w:i/>
          <w:color w:val="000000" w:themeColor="text1"/>
          <w:vertAlign w:val="subscript"/>
          <w:lang w:val="x-none"/>
        </w:rPr>
        <w:t>s</w:t>
      </w:r>
      <w:r w:rsidR="00232F46" w:rsidRPr="002E04FE">
        <w:rPr>
          <w:iCs/>
          <w:color w:val="000000" w:themeColor="text1"/>
          <w:lang w:val="x-none"/>
        </w:rPr>
        <w:t xml:space="preserve">. </w:t>
      </w:r>
      <w:r w:rsidR="00232F46" w:rsidRPr="002E04FE">
        <w:rPr>
          <w:i/>
          <w:color w:val="000000" w:themeColor="text1"/>
          <w:lang w:val="x-none"/>
        </w:rPr>
        <w:t>t</w:t>
      </w:r>
      <w:r w:rsidR="00232F46" w:rsidRPr="002E04FE">
        <w:rPr>
          <w:i/>
          <w:color w:val="000000" w:themeColor="text1"/>
          <w:vertAlign w:val="subscript"/>
          <w:lang w:val="x-none"/>
        </w:rPr>
        <w:t>6</w:t>
      </w:r>
      <w:r w:rsidR="0099315A" w:rsidRPr="002E04FE">
        <w:rPr>
          <w:i/>
          <w:color w:val="000000" w:themeColor="text1"/>
          <w:lang w:val="x-none"/>
        </w:rPr>
        <w:t xml:space="preserve"> </w:t>
      </w:r>
      <w:r w:rsidR="0099315A" w:rsidRPr="002E04FE">
        <w:rPr>
          <w:iCs/>
          <w:color w:val="000000" w:themeColor="text1"/>
          <w:lang w:val="x-none"/>
        </w:rPr>
        <w:t>can be obtained by examining the increase and decrease</w:t>
      </w:r>
      <w:del w:id="450" w:author="ROQUE Karl Raymond Dela Cruz" w:date="2026-01-03T01:11:00Z" w16du:dateUtc="2026-01-02T16:11:00Z">
        <w:r w:rsidR="0099315A" w:rsidRPr="002E04FE" w:rsidDel="005D4E84">
          <w:rPr>
            <w:iCs/>
            <w:color w:val="000000" w:themeColor="text1"/>
            <w:lang w:val="x-none"/>
          </w:rPr>
          <w:delText xml:space="preserve"> of</w:delText>
        </w:r>
      </w:del>
      <w:r w:rsidR="0099315A" w:rsidRPr="002E04FE">
        <w:rPr>
          <w:iCs/>
          <w:color w:val="000000" w:themeColor="text1"/>
          <w:lang w:val="x-none"/>
        </w:rPr>
        <w:t xml:space="preserve"> of </w:t>
      </w:r>
      <w:proofErr w:type="spellStart"/>
      <w:ins w:id="451" w:author="ROQUE Karl Raymond Dela Cruz" w:date="2026-01-03T01:13:00Z" w16du:dateUtc="2026-01-02T16:13:00Z">
        <w:r w:rsidR="004D5BE0">
          <w:rPr>
            <w:rFonts w:hint="eastAsia"/>
            <w:i/>
            <w:color w:val="000000" w:themeColor="text1"/>
            <w:lang w:val="x-none" w:eastAsia="ja-JP"/>
          </w:rPr>
          <w:t>i</w:t>
        </w:r>
        <w:r w:rsidR="004D5BE0" w:rsidRPr="004D5BE0">
          <w:rPr>
            <w:rFonts w:hint="eastAsia"/>
            <w:i/>
            <w:color w:val="000000" w:themeColor="text1"/>
            <w:vertAlign w:val="subscript"/>
            <w:lang w:val="x-none" w:eastAsia="ja-JP"/>
            <w:rPrChange w:id="452" w:author="ROQUE Karl Raymond Dela Cruz" w:date="2026-01-03T01:13:00Z" w16du:dateUtc="2026-01-02T16:13:00Z">
              <w:rPr>
                <w:rFonts w:hint="eastAsia"/>
                <w:i/>
                <w:color w:val="000000" w:themeColor="text1"/>
                <w:lang w:val="x-none" w:eastAsia="ja-JP"/>
              </w:rPr>
            </w:rPrChange>
          </w:rPr>
          <w:t>L</w:t>
        </w:r>
        <w:r w:rsidR="004D5BE0">
          <w:rPr>
            <w:rFonts w:hint="eastAsia"/>
            <w:i/>
            <w:color w:val="000000" w:themeColor="text1"/>
            <w:vertAlign w:val="subscript"/>
            <w:lang w:val="x-none" w:eastAsia="ja-JP"/>
          </w:rPr>
          <w:t>m</w:t>
        </w:r>
        <w:proofErr w:type="spellEnd"/>
        <w:r w:rsidR="004D5BE0">
          <w:rPr>
            <w:rFonts w:hint="eastAsia"/>
            <w:i/>
            <w:color w:val="000000" w:themeColor="text1"/>
            <w:lang w:val="x-none" w:eastAsia="ja-JP"/>
          </w:rPr>
          <w:t xml:space="preserve">. </w:t>
        </w:r>
      </w:ins>
      <w:del w:id="453" w:author="ROQUE Karl Raymond Dela Cruz" w:date="2026-01-03T01:12:00Z" w16du:dateUtc="2026-01-02T16:12:00Z">
        <w:r w:rsidR="0099315A" w:rsidRPr="002E04FE" w:rsidDel="004268C1">
          <w:rPr>
            <w:iCs/>
            <w:color w:val="000000" w:themeColor="text1"/>
            <w:lang w:val="x-none"/>
          </w:rPr>
          <w:delText xml:space="preserve">the magnetizing </w:delText>
        </w:r>
      </w:del>
      <w:del w:id="454" w:author="ROQUE Karl Raymond Dela Cruz" w:date="2026-01-03T01:11:00Z" w16du:dateUtc="2026-01-02T16:11:00Z">
        <w:r w:rsidR="0099315A" w:rsidRPr="002E04FE" w:rsidDel="005D4E84">
          <w:rPr>
            <w:iCs/>
            <w:color w:val="000000" w:themeColor="text1"/>
            <w:lang w:val="x-none"/>
          </w:rPr>
          <w:delText xml:space="preserve">inductance </w:delText>
        </w:r>
      </w:del>
      <w:del w:id="455" w:author="ROQUE Karl Raymond Dela Cruz" w:date="2026-01-03T01:12:00Z" w16du:dateUtc="2026-01-02T16:12:00Z">
        <w:r w:rsidR="0099315A" w:rsidRPr="002E04FE" w:rsidDel="004268C1">
          <w:rPr>
            <w:iCs/>
            <w:color w:val="000000" w:themeColor="text1"/>
            <w:lang w:val="x-none"/>
          </w:rPr>
          <w:delText xml:space="preserve">current </w:delText>
        </w:r>
      </w:del>
      <w:del w:id="456" w:author="ROQUE Karl Raymond Dela Cruz" w:date="2026-01-03T01:13:00Z" w16du:dateUtc="2026-01-02T16:13:00Z">
        <w:r w:rsidR="0099315A" w:rsidRPr="002E04FE" w:rsidDel="004D5BE0">
          <w:rPr>
            <w:iCs/>
            <w:color w:val="000000" w:themeColor="text1"/>
            <w:lang w:val="x-none"/>
          </w:rPr>
          <w:delText xml:space="preserve">during charge and discharge of the transformer. </w:delText>
        </w:r>
      </w:del>
      <w:r w:rsidR="0099315A" w:rsidRPr="002E04FE">
        <w:rPr>
          <w:iCs/>
          <w:color w:val="000000" w:themeColor="text1"/>
          <w:lang w:val="x-none"/>
        </w:rPr>
        <w:t>The peak can be rewritten as</w:t>
      </w:r>
      <w:r w:rsidR="00E62BBD" w:rsidRPr="002E04FE">
        <w:rPr>
          <w:iCs/>
          <w:color w:val="000000" w:themeColor="text1"/>
          <w:lang w:val="x-none"/>
        </w:rPr>
        <w:t xml:space="preserve"> in (8)</w:t>
      </w:r>
      <w:r w:rsidR="0099315A" w:rsidRPr="002E04FE">
        <w:rPr>
          <w:iCs/>
          <w:color w:val="000000" w:themeColor="text1"/>
          <w:lang w:val="x-none"/>
        </w:rPr>
        <w:t>:</w:t>
      </w:r>
    </w:p>
    <w:p w14:paraId="6A44AB5C" w14:textId="790EC519" w:rsidR="006334F8" w:rsidRPr="002E04FE" w:rsidRDefault="001907D5" w:rsidP="006334F8">
      <w:pPr>
        <w:widowControl w:val="0"/>
        <w:pBdr>
          <w:top w:val="nil"/>
          <w:left w:val="nil"/>
          <w:bottom w:val="nil"/>
          <w:right w:val="nil"/>
          <w:between w:val="nil"/>
        </w:pBdr>
        <w:spacing w:after="120" w:line="252" w:lineRule="auto"/>
        <w:jc w:val="both"/>
        <w:rPr>
          <w:iCs/>
          <w:color w:val="000000" w:themeColor="text1"/>
          <w:lang w:val="x-none"/>
        </w:rPr>
      </w:pPr>
      <m:oMathPara>
        <m:oMath>
          <m:eqArr>
            <m:eqArrPr>
              <m:maxDist m:val="1"/>
              <m:ctrlPr>
                <w:rPr>
                  <w:rFonts w:ascii="Cambria Math" w:hAnsi="Cambria Math"/>
                  <w:i/>
                  <w:color w:val="000000" w:themeColor="text1"/>
                  <w:lang w:val="x-none"/>
                </w:rPr>
              </m:ctrlPr>
            </m:eqArrPr>
            <m:e>
              <m:sSub>
                <m:sSubPr>
                  <m:ctrlPr>
                    <w:rPr>
                      <w:rFonts w:ascii="Cambria Math" w:hAnsi="Cambria Math"/>
                      <w:i/>
                      <w:color w:val="000000" w:themeColor="text1"/>
                      <w:lang w:val="x-none"/>
                    </w:rPr>
                  </m:ctrlPr>
                </m:sSubPr>
                <m:e>
                  <m:r>
                    <w:rPr>
                      <w:rFonts w:ascii="Cambria Math" w:hAnsi="Cambria Math"/>
                      <w:color w:val="000000" w:themeColor="text1"/>
                      <w:lang w:val="x-none"/>
                    </w:rPr>
                    <m:t>i</m:t>
                  </m:r>
                </m:e>
                <m:sub>
                  <m:sSub>
                    <m:sSubPr>
                      <m:ctrlPr>
                        <w:rPr>
                          <w:rFonts w:ascii="Cambria Math" w:hAnsi="Cambria Math"/>
                          <w:i/>
                          <w:color w:val="000000" w:themeColor="text1"/>
                          <w:lang w:val="x-none"/>
                        </w:rPr>
                      </m:ctrlPr>
                    </m:sSubPr>
                    <m:e>
                      <m:sSub>
                        <m:sSubPr>
                          <m:ctrlPr>
                            <w:rPr>
                              <w:rFonts w:ascii="Cambria Math" w:hAnsi="Cambria Math"/>
                              <w:i/>
                              <w:color w:val="000000" w:themeColor="text1"/>
                              <w:lang w:val="x-none"/>
                            </w:rPr>
                          </m:ctrlPr>
                        </m:sSubPr>
                        <m:e>
                          <m:r>
                            <w:rPr>
                              <w:rFonts w:ascii="Cambria Math" w:hAnsi="Cambria Math"/>
                              <w:color w:val="000000" w:themeColor="text1"/>
                              <w:lang w:val="x-none"/>
                            </w:rPr>
                            <m:t>L</m:t>
                          </m:r>
                        </m:e>
                        <m:sub>
                          <m:r>
                            <w:rPr>
                              <w:rFonts w:ascii="Cambria Math" w:hAnsi="Cambria Math"/>
                              <w:color w:val="000000" w:themeColor="text1"/>
                              <w:lang w:val="x-none"/>
                            </w:rPr>
                            <m:t>m</m:t>
                          </m:r>
                        </m:sub>
                      </m:sSub>
                    </m:e>
                    <m:sub>
                      <m:r>
                        <w:rPr>
                          <w:rFonts w:ascii="Cambria Math" w:hAnsi="Cambria Math"/>
                          <w:color w:val="000000" w:themeColor="text1"/>
                          <w:lang w:val="x-none"/>
                        </w:rPr>
                        <m:t>1</m:t>
                      </m:r>
                    </m:sub>
                  </m:sSub>
                  <m:r>
                    <w:rPr>
                      <w:rFonts w:ascii="Cambria Math" w:hAnsi="Cambria Math"/>
                      <w:color w:val="000000" w:themeColor="text1"/>
                      <w:lang w:val="x-none"/>
                    </w:rPr>
                    <m:t xml:space="preserve">, </m:t>
                  </m:r>
                  <m:r>
                    <w:rPr>
                      <w:rFonts w:ascii="Cambria Math" w:hAnsi="Cambria Math"/>
                      <w:color w:val="000000" w:themeColor="text1"/>
                      <w:lang w:val="x-none"/>
                    </w:rPr>
                    <m:t>pk</m:t>
                  </m:r>
                </m:sub>
              </m:sSub>
              <m:r>
                <w:rPr>
                  <w:rFonts w:ascii="Cambria Math" w:hAnsi="Cambria Math"/>
                  <w:color w:val="000000" w:themeColor="text1"/>
                  <w:lang w:val="x-none"/>
                </w:rPr>
                <m:t>=</m:t>
              </m:r>
              <m:f>
                <m:fPr>
                  <m:ctrlPr>
                    <w:rPr>
                      <w:rFonts w:ascii="Cambria Math" w:hAnsi="Cambria Math"/>
                      <w:i/>
                      <w:color w:val="000000" w:themeColor="text1"/>
                      <w:lang w:val="x-none"/>
                    </w:rPr>
                  </m:ctrlPr>
                </m:fPr>
                <m:num>
                  <m:sSub>
                    <m:sSubPr>
                      <m:ctrlPr>
                        <w:rPr>
                          <w:rFonts w:ascii="Cambria Math" w:hAnsi="Cambria Math"/>
                          <w:i/>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in</m:t>
                      </m:r>
                      <m:r>
                        <w:rPr>
                          <w:rFonts w:ascii="Cambria Math" w:hAnsi="Cambria Math"/>
                          <w:color w:val="000000" w:themeColor="text1"/>
                          <w:lang w:val="x-none"/>
                        </w:rPr>
                        <m:t xml:space="preserve">, </m:t>
                      </m:r>
                      <m:r>
                        <w:rPr>
                          <w:rFonts w:ascii="Cambria Math" w:hAnsi="Cambria Math"/>
                          <w:color w:val="000000" w:themeColor="text1"/>
                          <w:lang w:val="x-none"/>
                        </w:rPr>
                        <m:t>max</m:t>
                      </m:r>
                    </m:sub>
                  </m:sSub>
                </m:num>
                <m:den>
                  <m:sSub>
                    <m:sSubPr>
                      <m:ctrlPr>
                        <w:rPr>
                          <w:rFonts w:ascii="Cambria Math" w:hAnsi="Cambria Math"/>
                          <w:i/>
                          <w:color w:val="000000" w:themeColor="text1"/>
                          <w:lang w:val="x-none"/>
                        </w:rPr>
                      </m:ctrlPr>
                    </m:sSubPr>
                    <m:e>
                      <m:r>
                        <w:rPr>
                          <w:rFonts w:ascii="Cambria Math" w:hAnsi="Cambria Math"/>
                          <w:color w:val="000000" w:themeColor="text1"/>
                          <w:lang w:val="x-none"/>
                        </w:rPr>
                        <m:t>L</m:t>
                      </m:r>
                    </m:e>
                    <m:sub>
                      <m:r>
                        <w:rPr>
                          <w:rFonts w:ascii="Cambria Math" w:hAnsi="Cambria Math"/>
                          <w:color w:val="000000" w:themeColor="text1"/>
                          <w:lang w:val="x-none"/>
                        </w:rPr>
                        <m:t>m</m:t>
                      </m:r>
                    </m:sub>
                  </m:sSub>
                </m:den>
              </m:f>
              <m:r>
                <w:rPr>
                  <w:rFonts w:ascii="Cambria Math" w:hAnsi="Cambria Math"/>
                  <w:color w:val="000000" w:themeColor="text1"/>
                  <w:lang w:val="x-none"/>
                </w:rPr>
                <m:t>D</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s</m:t>
                  </m:r>
                </m:sub>
              </m:sSub>
              <m:r>
                <w:rPr>
                  <w:rFonts w:ascii="Cambria Math" w:hAnsi="Cambria Math"/>
                  <w:color w:val="000000" w:themeColor="text1"/>
                  <w:lang w:val="x-none"/>
                </w:rPr>
                <m:t>=</m:t>
              </m:r>
              <m:f>
                <m:fPr>
                  <m:ctrlPr>
                    <w:rPr>
                      <w:rFonts w:ascii="Cambria Math" w:hAnsi="Cambria Math"/>
                      <w:i/>
                      <w:color w:val="000000" w:themeColor="text1"/>
                      <w:lang w:val="x-none"/>
                    </w:rPr>
                  </m:ctrlPr>
                </m:fPr>
                <m:num>
                  <m:r>
                    <w:rPr>
                      <w:rFonts w:ascii="Cambria Math" w:hAnsi="Cambria Math"/>
                      <w:color w:val="000000" w:themeColor="text1"/>
                      <w:lang w:val="x-none"/>
                    </w:rPr>
                    <m:t>n</m:t>
                  </m:r>
                  <m:sSub>
                    <m:sSubPr>
                      <m:ctrlPr>
                        <w:rPr>
                          <w:rFonts w:ascii="Cambria Math" w:hAnsi="Cambria Math"/>
                          <w:i/>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o</m:t>
                      </m:r>
                    </m:sub>
                  </m:sSub>
                </m:num>
                <m:den>
                  <m:sSub>
                    <m:sSubPr>
                      <m:ctrlPr>
                        <w:rPr>
                          <w:rFonts w:ascii="Cambria Math" w:hAnsi="Cambria Math"/>
                          <w:i/>
                          <w:color w:val="000000" w:themeColor="text1"/>
                          <w:lang w:val="x-none"/>
                        </w:rPr>
                      </m:ctrlPr>
                    </m:sSubPr>
                    <m:e>
                      <m:r>
                        <w:rPr>
                          <w:rFonts w:ascii="Cambria Math" w:hAnsi="Cambria Math"/>
                          <w:color w:val="000000" w:themeColor="text1"/>
                          <w:lang w:val="x-none"/>
                        </w:rPr>
                        <m:t>L</m:t>
                      </m:r>
                    </m:e>
                    <m:sub>
                      <m:r>
                        <w:rPr>
                          <w:rFonts w:ascii="Cambria Math" w:hAnsi="Cambria Math"/>
                          <w:color w:val="000000" w:themeColor="text1"/>
                          <w:lang w:val="x-none"/>
                        </w:rPr>
                        <m:t>m</m:t>
                      </m:r>
                    </m:sub>
                  </m:sSub>
                </m:den>
              </m:f>
              <m:d>
                <m:dPr>
                  <m:ctrlPr>
                    <w:rPr>
                      <w:rFonts w:ascii="Cambria Math" w:hAnsi="Cambria Math"/>
                      <w:i/>
                      <w:color w:val="000000" w:themeColor="text1"/>
                      <w:lang w:val="x-none"/>
                    </w:rPr>
                  </m:ctrlPr>
                </m:dPr>
                <m:e>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6</m:t>
                      </m:r>
                    </m:sub>
                  </m:sSub>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e>
              </m:d>
              <m:r>
                <w:rPr>
                  <w:rFonts w:ascii="Cambria Math" w:hAnsi="Cambria Math"/>
                  <w:color w:val="000000" w:themeColor="text1"/>
                  <w:lang w:val="x-none"/>
                </w:rPr>
                <m:t>#</m:t>
              </m:r>
              <m:d>
                <m:dPr>
                  <m:ctrlPr>
                    <w:rPr>
                      <w:rFonts w:ascii="Cambria Math" w:hAnsi="Cambria Math"/>
                      <w:i/>
                      <w:color w:val="000000" w:themeColor="text1"/>
                      <w:lang w:val="x-none"/>
                    </w:rPr>
                  </m:ctrlPr>
                </m:dPr>
                <m:e>
                  <m:r>
                    <w:rPr>
                      <w:rFonts w:ascii="Cambria Math" w:hAnsi="Cambria Math"/>
                      <w:color w:val="000000" w:themeColor="text1"/>
                      <w:lang w:val="x-none"/>
                    </w:rPr>
                    <m:t>8</m:t>
                  </m:r>
                </m:e>
              </m:d>
              <m:ctrlPr>
                <w:rPr>
                  <w:rFonts w:ascii="Cambria Math" w:hAnsi="Cambria Math"/>
                  <w:i/>
                  <w:iCs/>
                  <w:color w:val="000000" w:themeColor="text1"/>
                  <w:lang w:val="x-none"/>
                </w:rPr>
              </m:ctrlPr>
            </m:e>
          </m:eqArr>
        </m:oMath>
      </m:oMathPara>
    </w:p>
    <w:p w14:paraId="0BE969D4" w14:textId="7723C634" w:rsidR="00386235" w:rsidRPr="002E04FE" w:rsidRDefault="004E576C" w:rsidP="004E576C">
      <w:pPr>
        <w:widowControl w:val="0"/>
        <w:pBdr>
          <w:top w:val="nil"/>
          <w:left w:val="nil"/>
          <w:bottom w:val="nil"/>
          <w:right w:val="nil"/>
          <w:between w:val="nil"/>
        </w:pBdr>
        <w:spacing w:line="252" w:lineRule="auto"/>
        <w:jc w:val="both"/>
        <w:rPr>
          <w:color w:val="000000" w:themeColor="text1"/>
          <w:lang w:val="x-none"/>
        </w:rPr>
      </w:pPr>
      <w:r w:rsidRPr="002E04FE">
        <w:rPr>
          <w:color w:val="000000" w:themeColor="text1"/>
          <w:lang w:val="x-none"/>
        </w:rPr>
        <w:t xml:space="preserve">    </w:t>
      </w:r>
      <w:del w:id="457" w:author="ROQUE Karl Raymond Dela Cruz" w:date="2026-01-03T01:07:00Z" w16du:dateUtc="2026-01-02T16:07:00Z">
        <w:r w:rsidR="00663059" w:rsidRPr="002E04FE" w:rsidDel="00214E1D">
          <w:rPr>
            <w:color w:val="000000" w:themeColor="text1"/>
            <w:lang w:val="x-none"/>
          </w:rPr>
          <w:delText xml:space="preserve">The superimposed </w:delText>
        </w:r>
        <w:r w:rsidR="00663059" w:rsidRPr="002E04FE" w:rsidDel="00214E1D">
          <w:rPr>
            <w:i/>
            <w:iCs/>
            <w:color w:val="000000" w:themeColor="text1"/>
            <w:lang w:val="x-none"/>
          </w:rPr>
          <w:delText>B</w:delText>
        </w:r>
        <w:r w:rsidR="00663059" w:rsidRPr="002E04FE" w:rsidDel="00214E1D">
          <w:rPr>
            <w:i/>
            <w:iCs/>
            <w:color w:val="000000" w:themeColor="text1"/>
            <w:vertAlign w:val="subscript"/>
            <w:lang w:val="x-none"/>
          </w:rPr>
          <w:delText>max</w:delText>
        </w:r>
        <w:r w:rsidR="00663059" w:rsidRPr="002E04FE" w:rsidDel="00214E1D">
          <w:rPr>
            <w:color w:val="000000" w:themeColor="text1"/>
            <w:lang w:val="x-none"/>
          </w:rPr>
          <w:delText xml:space="preserve"> can now be found.</w:delText>
        </w:r>
        <w:r w:rsidR="00663059" w:rsidRPr="002E04FE" w:rsidDel="00214E1D">
          <w:rPr>
            <w:i/>
            <w:iCs/>
            <w:color w:val="000000" w:themeColor="text1"/>
            <w:lang w:val="x-none"/>
          </w:rPr>
          <w:delText xml:space="preserve"> </w:delText>
        </w:r>
      </w:del>
      <w:r w:rsidR="00386235" w:rsidRPr="002E04FE">
        <w:rPr>
          <w:color w:val="000000" w:themeColor="text1"/>
          <w:lang w:val="x-none"/>
        </w:rPr>
        <w:t>In this case, (</w:t>
      </w:r>
      <w:r w:rsidR="00807EE5" w:rsidRPr="002E04FE">
        <w:rPr>
          <w:color w:val="000000" w:themeColor="text1"/>
          <w:lang w:val="x-none"/>
        </w:rPr>
        <w:t>6</w:t>
      </w:r>
      <w:r w:rsidR="00386235" w:rsidRPr="002E04FE">
        <w:rPr>
          <w:color w:val="000000" w:themeColor="text1"/>
          <w:lang w:val="x-none"/>
        </w:rPr>
        <w:t xml:space="preserve">) is not satisfied, and this results in </w:t>
      </w:r>
      <w:proofErr w:type="spellStart"/>
      <w:r w:rsidR="00386235" w:rsidRPr="002E04FE">
        <w:rPr>
          <w:i/>
          <w:iCs/>
          <w:color w:val="000000" w:themeColor="text1"/>
          <w:lang w:val="x-none"/>
        </w:rPr>
        <w:t>B</w:t>
      </w:r>
      <w:r w:rsidR="00386235" w:rsidRPr="002E04FE">
        <w:rPr>
          <w:i/>
          <w:iCs/>
          <w:color w:val="000000" w:themeColor="text1"/>
          <w:vertAlign w:val="subscript"/>
          <w:lang w:val="x-none"/>
        </w:rPr>
        <w:t>max</w:t>
      </w:r>
      <w:proofErr w:type="spellEnd"/>
      <w:r w:rsidR="00386235" w:rsidRPr="002E04FE">
        <w:rPr>
          <w:color w:val="000000" w:themeColor="text1"/>
          <w:lang w:val="x-none"/>
        </w:rPr>
        <w:t xml:space="preserve"> in the left outer leg exceeding </w:t>
      </w:r>
      <w:proofErr w:type="spellStart"/>
      <w:r w:rsidR="00386235" w:rsidRPr="002E04FE">
        <w:rPr>
          <w:i/>
          <w:iCs/>
          <w:color w:val="000000" w:themeColor="text1"/>
          <w:lang w:val="x-none"/>
        </w:rPr>
        <w:t>B’</w:t>
      </w:r>
      <w:r w:rsidR="00386235" w:rsidRPr="002E04FE">
        <w:rPr>
          <w:i/>
          <w:iCs/>
          <w:color w:val="000000" w:themeColor="text1"/>
          <w:vertAlign w:val="subscript"/>
          <w:lang w:val="x-none"/>
        </w:rPr>
        <w:t>max</w:t>
      </w:r>
      <w:proofErr w:type="spellEnd"/>
      <w:r w:rsidR="00386235" w:rsidRPr="002E04FE">
        <w:rPr>
          <w:color w:val="000000" w:themeColor="text1"/>
          <w:lang w:val="x-none"/>
        </w:rPr>
        <w:t xml:space="preserve"> in the center leg, as expressed in (</w:t>
      </w:r>
      <w:r w:rsidR="00663059" w:rsidRPr="002E04FE">
        <w:rPr>
          <w:color w:val="000000" w:themeColor="text1"/>
          <w:lang w:val="x-none"/>
        </w:rPr>
        <w:t>9</w:t>
      </w:r>
      <w:r w:rsidR="00386235" w:rsidRPr="002E04FE">
        <w:rPr>
          <w:color w:val="000000" w:themeColor="text1"/>
          <w:lang w:val="x-none"/>
        </w:rPr>
        <w:t>).</w:t>
      </w:r>
    </w:p>
    <w:p w14:paraId="148D98EC" w14:textId="2FD4044B" w:rsidR="00386235" w:rsidRPr="00663059" w:rsidRDefault="001907D5" w:rsidP="008259F8">
      <w:pPr>
        <w:widowControl w:val="0"/>
        <w:pBdr>
          <w:top w:val="nil"/>
          <w:left w:val="nil"/>
          <w:bottom w:val="nil"/>
          <w:right w:val="nil"/>
          <w:between w:val="nil"/>
        </w:pBdr>
        <w:spacing w:after="120" w:line="252" w:lineRule="auto"/>
        <w:jc w:val="both"/>
        <w:rPr>
          <w:b/>
          <w:bCs/>
          <w:iCs/>
          <w:color w:val="FF0000"/>
          <w:lang w:val="x-none"/>
        </w:rPr>
      </w:pPr>
      <m:oMathPara>
        <m:oMath>
          <m:eqArr>
            <m:eqArrPr>
              <m:maxDist m:val="1"/>
              <m:ctrlPr>
                <w:rPr>
                  <w:rFonts w:ascii="Cambria Math" w:hAnsi="Cambria Math"/>
                  <w:i/>
                  <w:color w:val="000000" w:themeColor="text1"/>
                  <w:lang w:val="x-none"/>
                </w:rPr>
              </m:ctrlPr>
            </m:eqArrPr>
            <m:e>
              <m:sSub>
                <m:sSubPr>
                  <m:ctrlPr>
                    <w:rPr>
                      <w:rFonts w:ascii="Cambria Math" w:hAnsi="Cambria Math"/>
                      <w:i/>
                      <w:iCs/>
                      <w:color w:val="000000" w:themeColor="text1"/>
                      <w:lang w:val="x-none"/>
                    </w:rPr>
                  </m:ctrlPr>
                </m:sSubPr>
                <m:e>
                  <m:r>
                    <w:rPr>
                      <w:rFonts w:ascii="Cambria Math" w:hAnsi="Cambria Math"/>
                      <w:color w:val="000000" w:themeColor="text1"/>
                      <w:lang w:val="x-none"/>
                    </w:rPr>
                    <m:t>B</m:t>
                  </m:r>
                </m:e>
                <m:sub>
                  <m:r>
                    <w:rPr>
                      <w:rFonts w:ascii="Cambria Math" w:hAnsi="Cambria Math"/>
                      <w:color w:val="000000" w:themeColor="text1"/>
                      <w:lang w:val="x-none"/>
                    </w:rPr>
                    <m:t>max</m:t>
                  </m:r>
                </m:sub>
              </m:sSub>
              <m:r>
                <w:rPr>
                  <w:rFonts w:ascii="Cambria Math" w:hAnsi="Cambria Math"/>
                  <w:color w:val="000000" w:themeColor="text1"/>
                  <w:lang w:val="x-none"/>
                </w:rPr>
                <m:t>=</m:t>
              </m:r>
              <m:sSubSup>
                <m:sSubSupPr>
                  <m:ctrlPr>
                    <w:rPr>
                      <w:rFonts w:ascii="Cambria Math" w:hAnsi="Cambria Math"/>
                      <w:i/>
                      <w:iCs/>
                      <w:color w:val="000000" w:themeColor="text1"/>
                      <w:lang w:val="x-none"/>
                    </w:rPr>
                  </m:ctrlPr>
                </m:sSubSupPr>
                <m:e>
                  <m:d>
                    <m:dPr>
                      <m:ctrlPr>
                        <w:rPr>
                          <w:rFonts w:ascii="Cambria Math" w:hAnsi="Cambria Math"/>
                          <w:i/>
                          <w:iCs/>
                          <w:color w:val="000000" w:themeColor="text1"/>
                          <w:lang w:val="x-none"/>
                        </w:rPr>
                      </m:ctrlPr>
                    </m:dPr>
                    <m:e>
                      <m:r>
                        <w:rPr>
                          <w:rFonts w:ascii="Cambria Math" w:hAnsi="Cambria Math"/>
                          <w:color w:val="000000" w:themeColor="text1"/>
                          <w:lang w:val="x-none"/>
                        </w:rPr>
                        <m:t>2-</m:t>
                      </m:r>
                      <m:f>
                        <m:fPr>
                          <m:ctrlPr>
                            <w:rPr>
                              <w:rFonts w:ascii="Cambria Math" w:hAnsi="Cambria Math"/>
                              <w:i/>
                              <w:iCs/>
                              <w:color w:val="000000" w:themeColor="text1"/>
                              <w:lang w:val="x-none"/>
                            </w:rPr>
                          </m:ctrlPr>
                        </m:fPr>
                        <m:num>
                          <m:r>
                            <w:rPr>
                              <w:rFonts w:ascii="Cambria Math" w:hAnsi="Cambria Math"/>
                              <w:color w:val="000000" w:themeColor="text1"/>
                              <w:lang w:val="x-none"/>
                            </w:rPr>
                            <m:t>0.5</m:t>
                          </m:r>
                          <m:r>
                            <w:rPr>
                              <w:rFonts w:ascii="Cambria Math" w:hAnsi="Cambria Math"/>
                              <w:color w:val="000000" w:themeColor="text1"/>
                              <w:lang w:val="x-none"/>
                            </w:rPr>
                            <m:t>n</m:t>
                          </m:r>
                          <m:sSub>
                            <m:sSubPr>
                              <m:ctrlPr>
                                <w:rPr>
                                  <w:rFonts w:ascii="Cambria Math" w:hAnsi="Cambria Math"/>
                                  <w:i/>
                                  <w:iCs/>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o</m:t>
                              </m:r>
                            </m:sub>
                          </m:sSub>
                        </m:num>
                        <m:den>
                          <m:sSub>
                            <m:sSubPr>
                              <m:ctrlPr>
                                <w:rPr>
                                  <w:rFonts w:ascii="Cambria Math" w:hAnsi="Cambria Math"/>
                                  <w:i/>
                                  <w:iCs/>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in</m:t>
                              </m:r>
                              <m:r>
                                <w:rPr>
                                  <w:rFonts w:ascii="Cambria Math" w:hAnsi="Cambria Math"/>
                                  <w:color w:val="000000" w:themeColor="text1"/>
                                  <w:lang w:val="x-none"/>
                                </w:rPr>
                                <m:t>,</m:t>
                              </m:r>
                              <m:r>
                                <w:rPr>
                                  <w:rFonts w:ascii="Cambria Math" w:hAnsi="Cambria Math"/>
                                  <w:color w:val="000000" w:themeColor="text1"/>
                                  <w:lang w:val="x-none"/>
                                </w:rPr>
                                <m:t>max</m:t>
                              </m:r>
                            </m:sub>
                          </m:sSub>
                          <m:r>
                            <w:rPr>
                              <w:rFonts w:ascii="Cambria Math" w:hAnsi="Cambria Math"/>
                              <w:color w:val="000000" w:themeColor="text1"/>
                              <w:lang w:val="x-none"/>
                            </w:rPr>
                            <m:t>D</m:t>
                          </m:r>
                        </m:den>
                      </m:f>
                    </m:e>
                  </m:d>
                  <m:r>
                    <w:rPr>
                      <w:rFonts w:ascii="Cambria Math" w:hAnsi="Cambria Math"/>
                      <w:color w:val="000000" w:themeColor="text1"/>
                      <w:lang w:val="x-none"/>
                    </w:rPr>
                    <m:t>B</m:t>
                  </m:r>
                </m:e>
                <m:sub>
                  <m:r>
                    <w:rPr>
                      <w:rFonts w:ascii="Cambria Math" w:hAnsi="Cambria Math"/>
                      <w:color w:val="000000" w:themeColor="text1"/>
                      <w:lang w:val="x-none"/>
                    </w:rPr>
                    <m:t>max</m:t>
                  </m:r>
                </m:sub>
                <m:sup>
                  <m:r>
                    <w:rPr>
                      <w:rFonts w:ascii="Cambria Math" w:hAnsi="Cambria Math" w:hint="eastAsia"/>
                      <w:color w:val="000000" w:themeColor="text1"/>
                      <w:lang w:val="x-none"/>
                    </w:rPr>
                    <m:t>'</m:t>
                  </m:r>
                </m:sup>
              </m:sSubSup>
              <m:r>
                <w:rPr>
                  <w:rFonts w:ascii="Cambria Math" w:hAnsi="Cambria Math"/>
                  <w:color w:val="000000" w:themeColor="text1"/>
                  <w:lang w:val="x-none"/>
                </w:rPr>
                <m:t>#</m:t>
              </m:r>
              <m:d>
                <m:dPr>
                  <m:ctrlPr>
                    <w:rPr>
                      <w:rFonts w:ascii="Cambria Math" w:hAnsi="Cambria Math"/>
                      <w:i/>
                      <w:color w:val="000000" w:themeColor="text1"/>
                      <w:lang w:val="x-none"/>
                    </w:rPr>
                  </m:ctrlPr>
                </m:dPr>
                <m:e>
                  <m:r>
                    <w:rPr>
                      <w:rFonts w:ascii="Cambria Math" w:hAnsi="Cambria Math"/>
                      <w:color w:val="000000" w:themeColor="text1"/>
                      <w:lang w:val="x-none"/>
                    </w:rPr>
                    <m:t>9</m:t>
                  </m:r>
                </m:e>
              </m:d>
              <m:ctrlPr>
                <w:rPr>
                  <w:rFonts w:ascii="Cambria Math" w:hAnsi="Cambria Math"/>
                  <w:i/>
                  <w:iCs/>
                  <w:color w:val="000000" w:themeColor="text1"/>
                  <w:lang w:val="x-none"/>
                </w:rPr>
              </m:ctrlPr>
            </m:e>
          </m:eqArr>
        </m:oMath>
      </m:oMathPara>
    </w:p>
    <w:p w14:paraId="17306456" w14:textId="05BCB2D5" w:rsidR="00386235" w:rsidRPr="00386235" w:rsidRDefault="00386235" w:rsidP="008259F8">
      <w:pPr>
        <w:widowControl w:val="0"/>
        <w:pBdr>
          <w:top w:val="nil"/>
          <w:left w:val="nil"/>
          <w:bottom w:val="nil"/>
          <w:right w:val="nil"/>
          <w:between w:val="nil"/>
        </w:pBdr>
        <w:spacing w:after="120" w:line="252" w:lineRule="auto"/>
        <w:ind w:firstLine="204"/>
        <w:jc w:val="both"/>
        <w:rPr>
          <w:color w:val="000000"/>
          <w:lang w:val="x-none"/>
        </w:rPr>
      </w:pPr>
      <w:r w:rsidRPr="00386235">
        <w:rPr>
          <w:color w:val="000000"/>
          <w:lang w:val="x-none"/>
        </w:rPr>
        <w:t xml:space="preserve">[Case3 : </w:t>
      </w:r>
      <w:r w:rsidRPr="00386235">
        <w:rPr>
          <w:i/>
          <w:iCs/>
          <w:color w:val="000000"/>
          <w:lang w:val="x-none"/>
        </w:rPr>
        <w:t>D</w:t>
      </w:r>
      <w:r w:rsidRPr="00386235">
        <w:rPr>
          <w:color w:val="000000"/>
          <w:lang w:val="x-none"/>
        </w:rPr>
        <w:t xml:space="preserve"> &gt; 0.5]: Fig. </w:t>
      </w:r>
      <w:r w:rsidR="0093488E">
        <w:rPr>
          <w:color w:val="000000"/>
          <w:lang w:val="x-none"/>
        </w:rPr>
        <w:t>7</w:t>
      </w:r>
      <w:r w:rsidRPr="00386235">
        <w:rPr>
          <w:color w:val="000000"/>
          <w:lang w:val="x-none"/>
        </w:rPr>
        <w:t xml:space="preserve">(c) shows </w:t>
      </w:r>
      <w:ins w:id="458" w:author="ROQUE Karl Raymond Dela Cruz" w:date="2026-01-03T01:14:00Z" w16du:dateUtc="2026-01-02T16:14:00Z">
        <w:r w:rsidR="00BD77A8" w:rsidRPr="000D2929">
          <w:rPr>
            <w:i/>
            <w:iCs/>
            <w:color w:val="000000"/>
            <w:lang w:val="x-none" w:eastAsia="ja-JP"/>
          </w:rPr>
          <w:t>B</w:t>
        </w:r>
        <w:r w:rsidR="00BD77A8" w:rsidRPr="000D2929">
          <w:rPr>
            <w:i/>
            <w:iCs/>
            <w:color w:val="000000"/>
            <w:vertAlign w:val="subscript"/>
            <w:lang w:val="x-none" w:eastAsia="ja-JP"/>
          </w:rPr>
          <w:t>o</w:t>
        </w:r>
        <w:r w:rsidR="00BD77A8" w:rsidRPr="000D2929">
          <w:rPr>
            <w:color w:val="000000"/>
            <w:vertAlign w:val="subscript"/>
            <w:lang w:val="x-none" w:eastAsia="ja-JP"/>
          </w:rPr>
          <w:t>1</w:t>
        </w:r>
        <w:r w:rsidR="00BD77A8" w:rsidRPr="000D2929">
          <w:rPr>
            <w:color w:val="000000"/>
            <w:vertAlign w:val="subscript"/>
            <w:lang w:val="x-none" w:eastAsia="ja-JP"/>
          </w:rPr>
          <w:t>、</w:t>
        </w:r>
        <w:r w:rsidR="00BD77A8" w:rsidRPr="000D2929">
          <w:rPr>
            <w:i/>
            <w:iCs/>
            <w:color w:val="000000"/>
            <w:lang w:val="x-none" w:eastAsia="ja-JP"/>
          </w:rPr>
          <w:t>B</w:t>
        </w:r>
        <w:r w:rsidR="00BD77A8" w:rsidRPr="000D2929">
          <w:rPr>
            <w:i/>
            <w:iCs/>
            <w:color w:val="000000"/>
            <w:vertAlign w:val="subscript"/>
            <w:lang w:val="x-none" w:eastAsia="ja-JP"/>
          </w:rPr>
          <w:t>o</w:t>
        </w:r>
        <w:r w:rsidR="00BD77A8" w:rsidRPr="000D2929">
          <w:rPr>
            <w:color w:val="000000"/>
            <w:vertAlign w:val="subscript"/>
            <w:lang w:val="x-none" w:eastAsia="ja-JP"/>
          </w:rPr>
          <w:t xml:space="preserve">2, </w:t>
        </w:r>
        <w:r w:rsidR="00BD77A8" w:rsidRPr="000D2929">
          <w:rPr>
            <w:color w:val="000000"/>
            <w:lang w:val="x-none" w:eastAsia="ja-JP"/>
          </w:rPr>
          <w:t>and</w:t>
        </w:r>
        <w:r w:rsidR="00BD77A8" w:rsidRPr="000D2929">
          <w:rPr>
            <w:color w:val="000000"/>
            <w:vertAlign w:val="subscript"/>
            <w:lang w:val="x-none" w:eastAsia="ja-JP"/>
          </w:rPr>
          <w:t xml:space="preserve"> </w:t>
        </w:r>
        <w:proofErr w:type="spellStart"/>
        <w:r w:rsidR="00BD77A8" w:rsidRPr="000D2929">
          <w:rPr>
            <w:i/>
            <w:iCs/>
            <w:color w:val="000000"/>
            <w:lang w:val="x-none" w:eastAsia="ja-JP"/>
          </w:rPr>
          <w:t>B</w:t>
        </w:r>
        <w:r w:rsidR="00BD77A8" w:rsidRPr="000D2929">
          <w:rPr>
            <w:i/>
            <w:iCs/>
            <w:color w:val="000000"/>
            <w:vertAlign w:val="subscript"/>
            <w:lang w:val="x-none" w:eastAsia="ja-JP"/>
          </w:rPr>
          <w:t>c</w:t>
        </w:r>
        <w:proofErr w:type="spellEnd"/>
        <w:r w:rsidR="00BD77A8" w:rsidRPr="00386235" w:rsidDel="00BD77A8">
          <w:rPr>
            <w:color w:val="000000"/>
            <w:lang w:val="x-none"/>
          </w:rPr>
          <w:t xml:space="preserve"> </w:t>
        </w:r>
        <w:r w:rsidR="00BD77A8">
          <w:rPr>
            <w:rFonts w:hint="eastAsia"/>
            <w:color w:val="000000"/>
            <w:lang w:val="x-none" w:eastAsia="ja-JP"/>
          </w:rPr>
          <w:t>of</w:t>
        </w:r>
      </w:ins>
      <w:del w:id="459" w:author="ROQUE Karl Raymond Dela Cruz" w:date="2026-01-03T01:14:00Z" w16du:dateUtc="2026-01-02T16:14:00Z">
        <w:r w:rsidRPr="00386235" w:rsidDel="00BD77A8">
          <w:rPr>
            <w:color w:val="000000"/>
            <w:lang w:val="x-none"/>
          </w:rPr>
          <w:delText>the waveforms of the superimposed fluxes of</w:delText>
        </w:r>
      </w:del>
      <w:r w:rsidRPr="00386235">
        <w:rPr>
          <w:color w:val="000000"/>
          <w:lang w:val="x-none"/>
        </w:rPr>
        <w:t xml:space="preserve"> the integrated transformer. In this case, </w:t>
      </w:r>
      <w:proofErr w:type="spellStart"/>
      <w:r w:rsidRPr="00386235">
        <w:rPr>
          <w:i/>
          <w:iCs/>
          <w:color w:val="000000"/>
          <w:lang w:val="x-none"/>
        </w:rPr>
        <w:t>B</w:t>
      </w:r>
      <w:r w:rsidRPr="00386235">
        <w:rPr>
          <w:i/>
          <w:iCs/>
          <w:color w:val="000000"/>
          <w:vertAlign w:val="subscript"/>
          <w:lang w:val="x-none"/>
        </w:rPr>
        <w:t>max</w:t>
      </w:r>
      <w:proofErr w:type="spellEnd"/>
      <w:r w:rsidRPr="00386235">
        <w:rPr>
          <w:color w:val="000000"/>
          <w:lang w:val="x-none"/>
        </w:rPr>
        <w:t xml:space="preserve"> in the left outer leg </w:t>
      </w:r>
      <w:del w:id="460" w:author="ROQUE Karl Raymond Dela Cruz" w:date="2026-01-03T01:50:00Z" w16du:dateUtc="2026-01-02T16:50:00Z">
        <w:r w:rsidRPr="00386235" w:rsidDel="009A78AD">
          <w:rPr>
            <w:color w:val="000000"/>
            <w:lang w:val="x-none"/>
          </w:rPr>
          <w:delText xml:space="preserve">always </w:delText>
        </w:r>
      </w:del>
      <w:ins w:id="461" w:author="ROQUE Karl Raymond Dela Cruz" w:date="2026-01-03T01:50:00Z" w16du:dateUtc="2026-01-02T16:50:00Z">
        <w:r w:rsidR="009A78AD">
          <w:rPr>
            <w:color w:val="000000"/>
            <w:lang w:val="x-none"/>
          </w:rPr>
          <w:t>consistently</w:t>
        </w:r>
        <w:r w:rsidR="009A78AD" w:rsidRPr="00386235">
          <w:rPr>
            <w:color w:val="000000"/>
            <w:lang w:val="x-none"/>
          </w:rPr>
          <w:t xml:space="preserve"> </w:t>
        </w:r>
      </w:ins>
      <w:r w:rsidRPr="00386235">
        <w:rPr>
          <w:color w:val="000000"/>
          <w:lang w:val="x-none"/>
        </w:rPr>
        <w:t xml:space="preserve">exceeds </w:t>
      </w:r>
      <w:proofErr w:type="spellStart"/>
      <w:r w:rsidRPr="00386235">
        <w:rPr>
          <w:i/>
          <w:iCs/>
          <w:color w:val="000000"/>
          <w:lang w:val="x-none"/>
        </w:rPr>
        <w:t>B’</w:t>
      </w:r>
      <w:r w:rsidRPr="00386235">
        <w:rPr>
          <w:i/>
          <w:iCs/>
          <w:color w:val="000000"/>
          <w:vertAlign w:val="subscript"/>
          <w:lang w:val="x-none"/>
        </w:rPr>
        <w:t>max</w:t>
      </w:r>
      <w:proofErr w:type="spellEnd"/>
      <w:ins w:id="462" w:author="ROQUE Karl Raymond Dela Cruz" w:date="2026-01-03T01:50:00Z" w16du:dateUtc="2026-01-02T16:50:00Z">
        <w:r w:rsidR="009A78AD">
          <w:rPr>
            <w:i/>
            <w:iCs/>
            <w:color w:val="000000"/>
            <w:lang w:val="x-none"/>
          </w:rPr>
          <w:t>.</w:t>
        </w:r>
        <w:r w:rsidR="00FE2FA5">
          <w:rPr>
            <w:i/>
            <w:iCs/>
            <w:color w:val="000000"/>
            <w:lang w:val="x-none"/>
          </w:rPr>
          <w:t xml:space="preserve"> </w:t>
        </w:r>
        <w:r w:rsidR="00FE2FA5">
          <w:rPr>
            <w:color w:val="000000"/>
            <w:lang w:val="x-none"/>
          </w:rPr>
          <w:t>By analysis similar to case 2</w:t>
        </w:r>
      </w:ins>
      <w:ins w:id="463" w:author="ROQUE Karl Raymond Dela Cruz" w:date="2026-01-03T01:51:00Z" w16du:dateUtc="2026-01-02T16:51:00Z">
        <w:r w:rsidR="00FE2FA5">
          <w:rPr>
            <w:color w:val="000000"/>
            <w:lang w:val="x-none"/>
          </w:rPr>
          <w:t xml:space="preserve">, </w:t>
        </w:r>
      </w:ins>
      <w:del w:id="464" w:author="ROQUE Karl Raymond Dela Cruz" w:date="2026-01-03T01:50:00Z" w16du:dateUtc="2026-01-02T16:50:00Z">
        <w:r w:rsidRPr="00FE2FA5" w:rsidDel="009A78AD">
          <w:rPr>
            <w:i/>
            <w:iCs/>
            <w:color w:val="000000"/>
            <w:lang w:val="x-none"/>
            <w:rPrChange w:id="465" w:author="ROQUE Karl Raymond Dela Cruz" w:date="2026-01-03T01:51:00Z" w16du:dateUtc="2026-01-02T16:51:00Z">
              <w:rPr>
                <w:color w:val="000000"/>
                <w:lang w:val="x-none"/>
              </w:rPr>
            </w:rPrChange>
          </w:rPr>
          <w:delText xml:space="preserve">, and </w:delText>
        </w:r>
        <w:r w:rsidRPr="00FE2FA5" w:rsidDel="009A78AD">
          <w:rPr>
            <w:i/>
            <w:iCs/>
            <w:color w:val="000000"/>
            <w:lang w:val="x-none"/>
          </w:rPr>
          <w:delText>B</w:delText>
        </w:r>
        <w:r w:rsidRPr="00FE2FA5" w:rsidDel="009A78AD">
          <w:rPr>
            <w:i/>
            <w:iCs/>
            <w:color w:val="000000"/>
            <w:vertAlign w:val="subscript"/>
            <w:lang w:val="x-none"/>
          </w:rPr>
          <w:delText>max</w:delText>
        </w:r>
        <w:r w:rsidRPr="00FE2FA5" w:rsidDel="009A78AD">
          <w:rPr>
            <w:i/>
            <w:iCs/>
            <w:color w:val="000000"/>
            <w:lang w:val="x-none"/>
            <w:rPrChange w:id="466" w:author="ROQUE Karl Raymond Dela Cruz" w:date="2026-01-03T01:51:00Z" w16du:dateUtc="2026-01-02T16:51:00Z">
              <w:rPr>
                <w:color w:val="000000"/>
                <w:lang w:val="x-none"/>
              </w:rPr>
            </w:rPrChange>
          </w:rPr>
          <w:delText xml:space="preserve"> is expressed by (</w:delText>
        </w:r>
        <w:r w:rsidR="00493121" w:rsidRPr="00FE2FA5" w:rsidDel="009A78AD">
          <w:rPr>
            <w:i/>
            <w:iCs/>
            <w:color w:val="000000"/>
            <w:lang w:val="x-none"/>
            <w:rPrChange w:id="467" w:author="ROQUE Karl Raymond Dela Cruz" w:date="2026-01-03T01:51:00Z" w16du:dateUtc="2026-01-02T16:51:00Z">
              <w:rPr>
                <w:color w:val="000000"/>
                <w:lang w:val="x-none"/>
              </w:rPr>
            </w:rPrChange>
          </w:rPr>
          <w:delText>10</w:delText>
        </w:r>
        <w:r w:rsidRPr="00FE2FA5" w:rsidDel="009A78AD">
          <w:rPr>
            <w:i/>
            <w:iCs/>
            <w:color w:val="000000"/>
            <w:lang w:val="x-none"/>
            <w:rPrChange w:id="468" w:author="ROQUE Karl Raymond Dela Cruz" w:date="2026-01-03T01:51:00Z" w16du:dateUtc="2026-01-02T16:51:00Z">
              <w:rPr>
                <w:color w:val="000000"/>
                <w:lang w:val="x-none"/>
              </w:rPr>
            </w:rPrChange>
          </w:rPr>
          <w:delText>)</w:delText>
        </w:r>
        <w:r w:rsidR="00B36E91" w:rsidRPr="00FE2FA5" w:rsidDel="009A78AD">
          <w:rPr>
            <w:i/>
            <w:iCs/>
            <w:color w:val="000000"/>
            <w:lang w:val="x-none"/>
            <w:rPrChange w:id="469" w:author="ROQUE Karl Raymond Dela Cruz" w:date="2026-01-03T01:51:00Z" w16du:dateUtc="2026-01-02T16:51:00Z">
              <w:rPr>
                <w:color w:val="000000"/>
                <w:lang w:val="x-none"/>
              </w:rPr>
            </w:rPrChange>
          </w:rPr>
          <w:delText xml:space="preserve">, </w:delText>
        </w:r>
      </w:del>
      <w:del w:id="470" w:author="ROQUE Karl Raymond Dela Cruz" w:date="2026-01-03T01:51:00Z" w16du:dateUtc="2026-01-02T16:51:00Z">
        <w:r w:rsidR="00B36E91" w:rsidRPr="00FE2FA5" w:rsidDel="00FE2FA5">
          <w:rPr>
            <w:i/>
            <w:iCs/>
            <w:color w:val="000000"/>
            <w:lang w:val="x-none"/>
            <w:rPrChange w:id="471" w:author="ROQUE Karl Raymond Dela Cruz" w:date="2026-01-03T01:51:00Z" w16du:dateUtc="2026-01-02T16:51:00Z">
              <w:rPr>
                <w:color w:val="000000"/>
                <w:lang w:val="x-none"/>
              </w:rPr>
            </w:rPrChange>
          </w:rPr>
          <w:delText>and is obtained by analyzing the flux waveforms in a similar way to</w:delText>
        </w:r>
      </w:del>
      <w:proofErr w:type="spellStart"/>
      <w:ins w:id="472" w:author="ROQUE Karl Raymond Dela Cruz" w:date="2026-01-03T01:51:00Z" w16du:dateUtc="2026-01-02T16:51:00Z">
        <w:r w:rsidR="00FE2FA5" w:rsidRPr="00FE2FA5">
          <w:rPr>
            <w:i/>
            <w:iCs/>
            <w:color w:val="000000"/>
            <w:lang w:val="x-none"/>
            <w:rPrChange w:id="473" w:author="ROQUE Karl Raymond Dela Cruz" w:date="2026-01-03T01:51:00Z" w16du:dateUtc="2026-01-02T16:51:00Z">
              <w:rPr>
                <w:color w:val="000000"/>
                <w:lang w:val="x-none"/>
              </w:rPr>
            </w:rPrChange>
          </w:rPr>
          <w:t>B</w:t>
        </w:r>
        <w:r w:rsidR="00FE2FA5">
          <w:rPr>
            <w:i/>
            <w:iCs/>
            <w:color w:val="000000"/>
            <w:vertAlign w:val="subscript"/>
            <w:lang w:val="x-none"/>
          </w:rPr>
          <w:t>max</w:t>
        </w:r>
        <w:proofErr w:type="spellEnd"/>
        <w:r w:rsidR="00FE2FA5">
          <w:rPr>
            <w:color w:val="000000"/>
            <w:lang w:val="x-none"/>
          </w:rPr>
          <w:t xml:space="preserve"> is derived as (10)</w:t>
        </w:r>
      </w:ins>
      <w:del w:id="474" w:author="ROQUE Karl Raymond Dela Cruz" w:date="2026-01-03T01:51:00Z" w16du:dateUtc="2026-01-02T16:51:00Z">
        <w:r w:rsidR="00B36E91" w:rsidDel="00FE2FA5">
          <w:rPr>
            <w:color w:val="000000"/>
            <w:lang w:val="x-none"/>
          </w:rPr>
          <w:delText xml:space="preserve"> case 2</w:delText>
        </w:r>
      </w:del>
      <w:r w:rsidRPr="00386235">
        <w:rPr>
          <w:color w:val="000000"/>
          <w:lang w:val="x-none"/>
        </w:rPr>
        <w:t>.</w:t>
      </w:r>
      <w:r w:rsidR="007D3C5A" w:rsidRPr="007D3C5A">
        <w:rPr>
          <w:noProof/>
        </w:rPr>
        <w:t xml:space="preserve"> </w:t>
      </w:r>
    </w:p>
    <w:p w14:paraId="51C43A76" w14:textId="77777777" w:rsidR="00C92BC5" w:rsidRDefault="001907D5" w:rsidP="00C92BC5">
      <w:pPr>
        <w:widowControl w:val="0"/>
        <w:pBdr>
          <w:top w:val="nil"/>
          <w:left w:val="nil"/>
          <w:bottom w:val="nil"/>
          <w:right w:val="nil"/>
          <w:between w:val="nil"/>
        </w:pBdr>
        <w:spacing w:after="120" w:line="252" w:lineRule="auto"/>
        <w:jc w:val="both"/>
        <w:rPr>
          <w:ins w:id="475" w:author="ROQUE Karl Raymond Dela Cruz" w:date="2026-01-02T18:00:00Z" w16du:dateUtc="2026-01-02T09:00:00Z"/>
          <w:color w:val="000000"/>
        </w:rPr>
      </w:pPr>
      <m:oMathPara>
        <m:oMath>
          <m:eqArr>
            <m:eqArrPr>
              <m:maxDist m:val="1"/>
              <m:ctrlPr>
                <w:rPr>
                  <w:rFonts w:ascii="Cambria Math" w:hAnsi="Cambria Math"/>
                  <w:i/>
                  <w:color w:val="000000"/>
                </w:rPr>
              </m:ctrlPr>
            </m:eqArrPr>
            <m:e>
              <m:sSub>
                <m:sSubPr>
                  <m:ctrlPr>
                    <w:rPr>
                      <w:rFonts w:ascii="Cambria Math" w:hAnsi="Cambria Math"/>
                      <w:i/>
                      <w:iCs/>
                      <w:color w:val="000000"/>
                    </w:rPr>
                  </m:ctrlPr>
                </m:sSubPr>
                <m:e>
                  <m:r>
                    <w:rPr>
                      <w:rFonts w:ascii="Cambria Math" w:hAnsi="Cambria Math"/>
                      <w:color w:val="000000"/>
                    </w:rPr>
                    <m:t>B</m:t>
                  </m:r>
                </m:e>
                <m:sub>
                  <m:r>
                    <w:rPr>
                      <w:rFonts w:ascii="Cambria Math" w:hAnsi="Cambria Math"/>
                      <w:color w:val="000000"/>
                    </w:rPr>
                    <m:t>max</m:t>
                  </m:r>
                </m:sub>
              </m:sSub>
              <m:r>
                <w:rPr>
                  <w:rFonts w:ascii="Cambria Math" w:hAnsi="Cambria Math"/>
                  <w:color w:val="000000"/>
                </w:rPr>
                <m:t>=</m:t>
              </m:r>
              <m:sSubSup>
                <m:sSubSupPr>
                  <m:ctrlPr>
                    <w:rPr>
                      <w:rFonts w:ascii="Cambria Math" w:hAnsi="Cambria Math"/>
                      <w:i/>
                      <w:iCs/>
                      <w:color w:val="000000"/>
                    </w:rPr>
                  </m:ctrlPr>
                </m:sSubSupPr>
                <m:e>
                  <m:d>
                    <m:dPr>
                      <m:ctrlPr>
                        <w:rPr>
                          <w:rFonts w:ascii="Cambria Math" w:hAnsi="Cambria Math"/>
                          <w:i/>
                          <w:iCs/>
                          <w:color w:val="000000"/>
                        </w:rPr>
                      </m:ctrlPr>
                    </m:dPr>
                    <m:e>
                      <m:r>
                        <w:rPr>
                          <w:rFonts w:ascii="Cambria Math" w:hAnsi="Cambria Math"/>
                          <w:color w:val="000000"/>
                        </w:rPr>
                        <m:t>1+</m:t>
                      </m:r>
                      <m:f>
                        <m:fPr>
                          <m:ctrlPr>
                            <w:rPr>
                              <w:rFonts w:ascii="Cambria Math" w:hAnsi="Cambria Math"/>
                              <w:i/>
                              <w:iCs/>
                              <w:color w:val="000000"/>
                            </w:rPr>
                          </m:ctrlPr>
                        </m:fPr>
                        <m:num>
                          <m:r>
                            <w:rPr>
                              <w:rFonts w:ascii="Cambria Math" w:hAnsi="Cambria Math"/>
                              <w:color w:val="000000"/>
                            </w:rPr>
                            <m:t>D</m:t>
                          </m:r>
                          <m:r>
                            <w:rPr>
                              <w:rFonts w:ascii="Cambria Math" w:hAnsi="Cambria Math"/>
                              <w:color w:val="000000"/>
                            </w:rPr>
                            <m:t>-</m:t>
                          </m:r>
                          <m:r>
                            <w:rPr>
                              <w:rFonts w:ascii="Cambria Math" w:hAnsi="Cambria Math"/>
                              <w:color w:val="000000"/>
                            </w:rPr>
                            <m:t>0.5</m:t>
                          </m:r>
                        </m:num>
                        <m:den>
                          <m:r>
                            <w:rPr>
                              <w:rFonts w:ascii="Cambria Math" w:hAnsi="Cambria Math"/>
                              <w:color w:val="000000"/>
                            </w:rPr>
                            <m:t>D</m:t>
                          </m:r>
                        </m:den>
                      </m:f>
                    </m:e>
                  </m:d>
                  <m:r>
                    <w:rPr>
                      <w:rFonts w:ascii="Cambria Math" w:hAnsi="Cambria Math"/>
                      <w:color w:val="000000"/>
                    </w:rPr>
                    <m:t>B</m:t>
                  </m:r>
                </m:e>
                <m:sub>
                  <m:r>
                    <w:rPr>
                      <w:rFonts w:ascii="Cambria Math" w:hAnsi="Cambria Math"/>
                      <w:color w:val="000000"/>
                    </w:rPr>
                    <m:t>max</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r>
                    <w:rPr>
                      <w:rFonts w:ascii="Cambria Math" w:hAnsi="Cambria Math"/>
                      <w:color w:val="000000"/>
                    </w:rPr>
                    <m:t>10</m:t>
                  </m:r>
                </m:e>
              </m:d>
              <m:ctrlPr>
                <w:rPr>
                  <w:rFonts w:ascii="Cambria Math" w:hAnsi="Cambria Math"/>
                  <w:i/>
                  <w:iCs/>
                  <w:color w:val="000000"/>
                </w:rPr>
              </m:ctrlPr>
            </m:e>
          </m:eqArr>
          <w:commentRangeEnd w:id="392"/>
          <m:r>
            <m:rPr>
              <m:sty m:val="p"/>
            </m:rPr>
            <w:rPr>
              <w:rStyle w:val="CommentReference"/>
            </w:rPr>
            <w:commentReference w:id="392"/>
          </m:r>
        </m:oMath>
      </m:oMathPara>
    </w:p>
    <w:p w14:paraId="1B301FBE" w14:textId="255A3C5F" w:rsidR="00C92BC5" w:rsidRPr="00C92BC5" w:rsidRDefault="00C92BC5">
      <w:pPr>
        <w:widowControl w:val="0"/>
        <w:pBdr>
          <w:top w:val="nil"/>
          <w:left w:val="nil"/>
          <w:bottom w:val="nil"/>
          <w:right w:val="nil"/>
          <w:between w:val="nil"/>
        </w:pBdr>
        <w:spacing w:after="120" w:line="252" w:lineRule="auto"/>
        <w:ind w:firstLine="204"/>
        <w:jc w:val="both"/>
        <w:rPr>
          <w:color w:val="000000"/>
        </w:rPr>
        <w:pPrChange w:id="476" w:author="ROQUE Karl Raymond Dela Cruz" w:date="2026-01-02T18:01:00Z" w16du:dateUtc="2026-01-02T09:01:00Z">
          <w:pPr>
            <w:widowControl w:val="0"/>
            <w:pBdr>
              <w:top w:val="nil"/>
              <w:left w:val="nil"/>
              <w:bottom w:val="nil"/>
              <w:right w:val="nil"/>
              <w:between w:val="nil"/>
            </w:pBdr>
            <w:spacing w:after="120" w:line="252" w:lineRule="auto"/>
            <w:jc w:val="both"/>
          </w:pPr>
        </w:pPrChange>
      </w:pPr>
      <w:ins w:id="477" w:author="ROQUE Karl Raymond Dela Cruz" w:date="2026-01-02T18:01:00Z" w16du:dateUtc="2026-01-02T09:01:00Z">
        <w:r>
          <w:t xml:space="preserve">Because the flyback is interleaved, it is expected that the rectifier will primarily operate at </w:t>
        </w:r>
        <w:r w:rsidRPr="008F0172">
          <w:rPr>
            <w:i/>
            <w:iCs/>
          </w:rPr>
          <w:t>D</w:t>
        </w:r>
        <w:r>
          <w:t xml:space="preserve"> &lt; 0.5 (case 1 or 2) [</w:t>
        </w:r>
      </w:ins>
      <w:ins w:id="478" w:author="ROQUE Karl Raymond Dela Cruz" w:date="2026-01-02T18:02:00Z" w16du:dateUtc="2026-01-02T09:02:00Z">
        <w:r>
          <w:t>cite</w:t>
        </w:r>
      </w:ins>
      <w:ins w:id="479" w:author="ROQUE Karl Raymond Dela Cruz" w:date="2026-01-02T18:01:00Z" w16du:dateUtc="2026-01-02T09:01:00Z">
        <w:r>
          <w:t>]. The analysis identifies the peak flux conditions across all cases to ensure the core dimensions prevent saturation depending on the desired operation.</w:t>
        </w:r>
      </w:ins>
    </w:p>
    <w:p w14:paraId="3930EC12" w14:textId="5E7A1DC8" w:rsidR="0048024A" w:rsidRPr="0048024A" w:rsidRDefault="0048024A" w:rsidP="0048024A">
      <w:pPr>
        <w:widowControl w:val="0"/>
        <w:pBdr>
          <w:top w:val="nil"/>
          <w:left w:val="nil"/>
          <w:bottom w:val="nil"/>
          <w:right w:val="nil"/>
          <w:between w:val="nil"/>
        </w:pBdr>
        <w:tabs>
          <w:tab w:val="num" w:pos="288"/>
        </w:tabs>
        <w:spacing w:after="120" w:line="252" w:lineRule="auto"/>
        <w:jc w:val="both"/>
        <w:rPr>
          <w:i/>
          <w:iCs/>
          <w:color w:val="000000"/>
        </w:rPr>
      </w:pPr>
      <w:r>
        <w:rPr>
          <w:i/>
          <w:iCs/>
          <w:color w:val="000000"/>
        </w:rPr>
        <w:t xml:space="preserve">C. </w:t>
      </w:r>
      <w:r w:rsidRPr="0048024A">
        <w:rPr>
          <w:i/>
          <w:iCs/>
          <w:color w:val="000000"/>
        </w:rPr>
        <w:t>Design Method of the Proposed Integrated Transformer</w:t>
      </w:r>
    </w:p>
    <w:p w14:paraId="24DD39B2" w14:textId="00F87EE7" w:rsidR="0048024A" w:rsidRPr="0048024A" w:rsidRDefault="0048024A" w:rsidP="008259F8">
      <w:pPr>
        <w:widowControl w:val="0"/>
        <w:pBdr>
          <w:top w:val="nil"/>
          <w:left w:val="nil"/>
          <w:bottom w:val="nil"/>
          <w:right w:val="nil"/>
          <w:between w:val="nil"/>
        </w:pBdr>
        <w:spacing w:after="120" w:line="252" w:lineRule="auto"/>
        <w:ind w:firstLine="204"/>
        <w:jc w:val="both"/>
        <w:rPr>
          <w:color w:val="000000"/>
          <w:lang w:val="x-none"/>
        </w:rPr>
      </w:pPr>
      <w:r w:rsidRPr="00716B79">
        <w:rPr>
          <w:b/>
          <w:bCs/>
          <w:color w:val="000000"/>
          <w:lang w:val="x-none"/>
        </w:rPr>
        <w:t xml:space="preserve">A turns ratio </w:t>
      </w:r>
      <w:r w:rsidRPr="00716B79">
        <w:rPr>
          <w:b/>
          <w:bCs/>
          <w:i/>
          <w:iCs/>
          <w:color w:val="000000"/>
          <w:lang w:val="x-none"/>
        </w:rPr>
        <w:t>n</w:t>
      </w:r>
      <w:r w:rsidRPr="00716B79">
        <w:rPr>
          <w:b/>
          <w:bCs/>
          <w:color w:val="000000"/>
          <w:lang w:val="x-none"/>
        </w:rPr>
        <w:t xml:space="preserve"> in</w:t>
      </w:r>
      <w:r w:rsidR="00716B79" w:rsidRPr="00716B79">
        <w:rPr>
          <w:b/>
          <w:bCs/>
          <w:color w:val="000000"/>
          <w:lang w:val="x-none"/>
        </w:rPr>
        <w:t xml:space="preserve"> consideration of</w:t>
      </w:r>
      <w:r w:rsidRPr="00716B79">
        <w:rPr>
          <w:b/>
          <w:bCs/>
          <w:color w:val="000000"/>
          <w:lang w:val="x-none"/>
        </w:rPr>
        <w:t xml:space="preserve"> the </w:t>
      </w:r>
      <w:r w:rsidR="00716B79" w:rsidRPr="00716B79">
        <w:rPr>
          <w:b/>
          <w:bCs/>
          <w:color w:val="000000"/>
          <w:lang w:val="x-none"/>
        </w:rPr>
        <w:t xml:space="preserve">maximum </w:t>
      </w:r>
      <w:r w:rsidRPr="00716B79">
        <w:rPr>
          <w:b/>
          <w:bCs/>
          <w:color w:val="000000"/>
          <w:lang w:val="x-none"/>
        </w:rPr>
        <w:t>rated voltage</w:t>
      </w:r>
      <w:r w:rsidR="00716B79" w:rsidRPr="00716B79">
        <w:rPr>
          <w:b/>
          <w:bCs/>
          <w:color w:val="000000"/>
          <w:lang w:val="x-none"/>
        </w:rPr>
        <w:t>s</w:t>
      </w:r>
      <w:r w:rsidRPr="00716B79">
        <w:rPr>
          <w:b/>
          <w:bCs/>
          <w:color w:val="000000"/>
          <w:lang w:val="x-none"/>
        </w:rPr>
        <w:t xml:space="preserve"> of the switches used</w:t>
      </w:r>
      <w:r w:rsidRPr="0048024A">
        <w:rPr>
          <w:color w:val="000000"/>
          <w:lang w:val="x-none"/>
        </w:rPr>
        <w:t xml:space="preserve">. A duty cycle </w:t>
      </w:r>
      <w:r w:rsidRPr="0048024A">
        <w:rPr>
          <w:i/>
          <w:iCs/>
          <w:color w:val="000000"/>
          <w:lang w:val="x-none"/>
        </w:rPr>
        <w:t>D</w:t>
      </w:r>
      <w:r w:rsidRPr="0048024A">
        <w:rPr>
          <w:color w:val="000000"/>
          <w:lang w:val="x-none"/>
        </w:rPr>
        <w:t xml:space="preserve"> is selected to decide an operating pattern. </w:t>
      </w:r>
      <w:proofErr w:type="spellStart"/>
      <w:r w:rsidRPr="0048024A">
        <w:rPr>
          <w:i/>
          <w:iCs/>
          <w:color w:val="000000"/>
          <w:lang w:val="x-none"/>
        </w:rPr>
        <w:t>B’</w:t>
      </w:r>
      <w:r w:rsidRPr="0048024A">
        <w:rPr>
          <w:i/>
          <w:iCs/>
          <w:color w:val="000000"/>
          <w:vertAlign w:val="subscript"/>
          <w:lang w:val="x-none"/>
        </w:rPr>
        <w:t>max</w:t>
      </w:r>
      <w:proofErr w:type="spellEnd"/>
      <w:r w:rsidRPr="0048024A">
        <w:rPr>
          <w:color w:val="000000"/>
          <w:lang w:val="x-none"/>
        </w:rPr>
        <w:t xml:space="preserve"> is calculated from the chosen </w:t>
      </w:r>
      <w:r w:rsidRPr="0048024A">
        <w:rPr>
          <w:i/>
          <w:iCs/>
          <w:color w:val="000000"/>
          <w:lang w:val="x-none"/>
        </w:rPr>
        <w:t>D</w:t>
      </w:r>
      <w:r w:rsidRPr="0048024A">
        <w:rPr>
          <w:color w:val="000000"/>
          <w:lang w:val="x-none"/>
        </w:rPr>
        <w:t xml:space="preserve">. Afterwards, the magnetizing inductance, </w:t>
      </w:r>
      <w:r w:rsidRPr="0048024A">
        <w:rPr>
          <w:i/>
          <w:iCs/>
          <w:color w:val="000000"/>
          <w:lang w:val="x-none"/>
        </w:rPr>
        <w:t>L</w:t>
      </w:r>
      <w:r w:rsidRPr="0048024A">
        <w:rPr>
          <w:i/>
          <w:iCs/>
          <w:color w:val="000000"/>
          <w:vertAlign w:val="subscript"/>
          <w:lang w:val="x-none"/>
        </w:rPr>
        <w:t>m</w:t>
      </w:r>
      <w:r w:rsidRPr="0048024A">
        <w:rPr>
          <w:color w:val="000000"/>
          <w:vertAlign w:val="subscript"/>
          <w:lang w:val="x-none"/>
        </w:rPr>
        <w:t>1</w:t>
      </w:r>
      <w:r w:rsidRPr="0048024A">
        <w:rPr>
          <w:i/>
          <w:iCs/>
          <w:color w:val="000000"/>
          <w:lang w:val="x-none"/>
        </w:rPr>
        <w:t xml:space="preserve"> = L</w:t>
      </w:r>
      <w:r w:rsidRPr="0048024A">
        <w:rPr>
          <w:i/>
          <w:iCs/>
          <w:color w:val="000000"/>
          <w:vertAlign w:val="subscript"/>
          <w:lang w:val="x-none"/>
        </w:rPr>
        <w:t>m</w:t>
      </w:r>
      <w:r w:rsidRPr="0048024A">
        <w:rPr>
          <w:color w:val="000000"/>
          <w:vertAlign w:val="subscript"/>
          <w:lang w:val="x-none"/>
        </w:rPr>
        <w:t>2</w:t>
      </w:r>
      <w:r w:rsidRPr="0048024A">
        <w:rPr>
          <w:i/>
          <w:iCs/>
          <w:color w:val="000000"/>
          <w:lang w:val="x-none"/>
        </w:rPr>
        <w:t xml:space="preserve"> = </w:t>
      </w:r>
      <w:proofErr w:type="spellStart"/>
      <w:r w:rsidRPr="0048024A">
        <w:rPr>
          <w:i/>
          <w:iCs/>
          <w:color w:val="000000"/>
          <w:lang w:val="x-none"/>
        </w:rPr>
        <w:t>L</w:t>
      </w:r>
      <w:r w:rsidRPr="0048024A">
        <w:rPr>
          <w:i/>
          <w:iCs/>
          <w:color w:val="000000"/>
          <w:vertAlign w:val="subscript"/>
          <w:lang w:val="x-none"/>
        </w:rPr>
        <w:t>m</w:t>
      </w:r>
      <w:proofErr w:type="spellEnd"/>
      <w:r w:rsidRPr="0048024A">
        <w:rPr>
          <w:color w:val="000000"/>
          <w:lang w:val="x-none"/>
        </w:rPr>
        <w:t xml:space="preserve"> in this paper, is calculated from the circuit specifications. A core is chosen using the area-product method. The number of turns is calculated using </w:t>
      </w:r>
      <w:proofErr w:type="spellStart"/>
      <w:r w:rsidRPr="0048024A">
        <w:rPr>
          <w:i/>
          <w:iCs/>
          <w:color w:val="000000"/>
          <w:lang w:val="x-none"/>
        </w:rPr>
        <w:t>B’</w:t>
      </w:r>
      <w:r w:rsidRPr="0048024A">
        <w:rPr>
          <w:i/>
          <w:iCs/>
          <w:color w:val="000000"/>
          <w:vertAlign w:val="subscript"/>
          <w:lang w:val="x-none"/>
        </w:rPr>
        <w:t>max</w:t>
      </w:r>
      <w:proofErr w:type="spellEnd"/>
      <w:r w:rsidRPr="0048024A">
        <w:rPr>
          <w:color w:val="000000"/>
          <w:lang w:val="x-none"/>
        </w:rPr>
        <w:t xml:space="preserve"> and the peak primary side current </w:t>
      </w:r>
      <w:proofErr w:type="spellStart"/>
      <w:r w:rsidRPr="0048024A">
        <w:rPr>
          <w:i/>
          <w:iCs/>
          <w:color w:val="000000"/>
          <w:lang w:val="x-none"/>
        </w:rPr>
        <w:t>I</w:t>
      </w:r>
      <w:r w:rsidRPr="0048024A">
        <w:rPr>
          <w:i/>
          <w:iCs/>
          <w:color w:val="000000"/>
          <w:vertAlign w:val="subscript"/>
          <w:lang w:val="x-none"/>
        </w:rPr>
        <w:t>pri</w:t>
      </w:r>
      <w:proofErr w:type="spellEnd"/>
      <w:r w:rsidRPr="0048024A">
        <w:rPr>
          <w:i/>
          <w:iCs/>
          <w:color w:val="000000"/>
          <w:vertAlign w:val="subscript"/>
          <w:lang w:val="x-none"/>
        </w:rPr>
        <w:t>, pk</w:t>
      </w:r>
      <w:r w:rsidRPr="0048024A">
        <w:rPr>
          <w:color w:val="000000"/>
          <w:lang w:val="x-none"/>
        </w:rPr>
        <w:t xml:space="preserve"> as shown in (</w:t>
      </w:r>
      <w:r w:rsidR="00493121">
        <w:rPr>
          <w:color w:val="000000"/>
          <w:lang w:val="x-none"/>
        </w:rPr>
        <w:t>11</w:t>
      </w:r>
      <w:r w:rsidRPr="0048024A">
        <w:rPr>
          <w:color w:val="000000"/>
          <w:lang w:val="x-none"/>
        </w:rPr>
        <w:t>) and (1</w:t>
      </w:r>
      <w:r w:rsidR="00493121">
        <w:rPr>
          <w:color w:val="000000"/>
          <w:lang w:val="x-none"/>
        </w:rPr>
        <w:t>2</w:t>
      </w:r>
      <w:r w:rsidRPr="0048024A">
        <w:rPr>
          <w:color w:val="000000"/>
          <w:lang w:val="x-none"/>
        </w:rPr>
        <w:t xml:space="preserve">). </w:t>
      </w:r>
    </w:p>
    <w:p w14:paraId="55FB1C42" w14:textId="6F2B00D9" w:rsidR="0048024A" w:rsidRPr="0048024A" w:rsidRDefault="001907D5" w:rsidP="0048024A">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N</m:t>
                  </m:r>
                </m:e>
                <m:sub>
                  <m:r>
                    <w:rPr>
                      <w:rFonts w:ascii="Cambria Math" w:hAnsi="Cambria Math"/>
                      <w:color w:val="000000"/>
                      <w:lang w:val="x-none"/>
                    </w:rPr>
                    <m:t>34</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ub>
                  </m:sSub>
                  <m:sSub>
                    <m:sSubPr>
                      <m:ctrlPr>
                        <w:rPr>
                          <w:rFonts w:ascii="Cambria Math" w:hAnsi="Cambria Math"/>
                          <w:i/>
                          <w:color w:val="000000"/>
                          <w:lang w:val="x-none"/>
                        </w:rPr>
                      </m:ctrlPr>
                    </m:sSubPr>
                    <m:e>
                      <m:r>
                        <w:rPr>
                          <w:rFonts w:ascii="Cambria Math" w:hAnsi="Cambria Math"/>
                          <w:color w:val="000000"/>
                          <w:lang w:val="x-none"/>
                        </w:rPr>
                        <m:t>I</m:t>
                      </m:r>
                    </m:e>
                    <m:sub>
                      <m:r>
                        <w:rPr>
                          <w:rFonts w:ascii="Cambria Math" w:hAnsi="Cambria Math"/>
                          <w:color w:val="000000"/>
                          <w:lang w:val="x-none"/>
                        </w:rPr>
                        <m:t>pri</m:t>
                      </m:r>
                      <m:r>
                        <w:rPr>
                          <w:rFonts w:ascii="Cambria Math" w:hAnsi="Cambria Math"/>
                          <w:color w:val="000000"/>
                          <w:lang w:val="x-none"/>
                        </w:rPr>
                        <m:t xml:space="preserve">, </m:t>
                      </m:r>
                      <m:r>
                        <w:rPr>
                          <w:rFonts w:ascii="Cambria Math" w:hAnsi="Cambria Math"/>
                          <w:color w:val="000000"/>
                          <w:lang w:val="x-none"/>
                        </w:rPr>
                        <m:t>pk</m:t>
                      </m:r>
                    </m:sub>
                  </m:sSub>
                </m:num>
                <m:den>
                  <m:r>
                    <w:rPr>
                      <w:rFonts w:ascii="Cambria Math" w:hAnsi="Cambria Math"/>
                      <w:color w:val="000000"/>
                      <w:lang w:val="x-none"/>
                    </w:rPr>
                    <m:t>n</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iCs/>
                          <w:color w:val="000000"/>
                          <w:lang w:val="x-none"/>
                        </w:rPr>
                      </m:ctrlPr>
                    </m:sSubPr>
                    <m:e>
                      <m:sSup>
                        <m:sSupPr>
                          <m:ctrlPr>
                            <w:rPr>
                              <w:rFonts w:ascii="Cambria Math" w:hAnsi="Cambria Math"/>
                              <w:i/>
                              <w:color w:val="000000"/>
                              <w:lang w:val="x-none"/>
                            </w:rPr>
                          </m:ctrlPr>
                        </m:sSupPr>
                        <m:e>
                          <m:r>
                            <w:rPr>
                              <w:rFonts w:ascii="Cambria Math" w:hAnsi="Cambria Math"/>
                              <w:color w:val="000000"/>
                              <w:lang w:val="x-none"/>
                            </w:rPr>
                            <m:t>B</m:t>
                          </m:r>
                        </m:e>
                        <m:sup>
                          <m:r>
                            <w:rPr>
                              <w:rFonts w:ascii="Cambria Math" w:hAnsi="Cambria Math"/>
                              <w:color w:val="000000"/>
                              <w:lang w:val="x-none"/>
                            </w:rPr>
                            <m:t>'</m:t>
                          </m:r>
                        </m:sup>
                      </m:sSup>
                    </m:e>
                    <m:sub>
                      <m:r>
                        <w:rPr>
                          <w:rFonts w:ascii="Cambria Math" w:hAnsi="Cambria Math"/>
                          <w:color w:val="000000"/>
                          <w:lang w:val="x-none"/>
                        </w:rPr>
                        <m:t>max</m:t>
                      </m:r>
                    </m:sub>
                  </m:sSub>
                </m:den>
              </m:f>
              <m:r>
                <w:rPr>
                  <w:rFonts w:ascii="Cambria Math" w:hAnsi="Cambria Math"/>
                  <w:color w:val="000000"/>
                  <w:lang w:val="x-none"/>
                </w:rPr>
                <m:t>,</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12</m:t>
                  </m:r>
                </m:sub>
              </m:sSub>
              <m:r>
                <w:rPr>
                  <w:rFonts w:ascii="Cambria Math" w:hAnsi="Cambria Math"/>
                  <w:color w:val="000000"/>
                  <w:lang w:val="x-none"/>
                </w:rPr>
                <m:t>=</m:t>
              </m:r>
              <m:r>
                <w:rPr>
                  <w:rFonts w:ascii="Cambria Math" w:hAnsi="Cambria Math"/>
                  <w:color w:val="000000"/>
                  <w:lang w:val="x-none"/>
                </w:rPr>
                <m:t>n</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34</m:t>
                  </m:r>
                </m:sub>
              </m:sSub>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11</m:t>
                  </m:r>
                </m:e>
              </m:d>
              <m:ctrlPr>
                <w:rPr>
                  <w:rFonts w:ascii="Cambria Math" w:hAnsi="Cambria Math"/>
                  <w:i/>
                  <w:color w:val="000000"/>
                  <w:lang w:val="x-none"/>
                </w:rPr>
              </m:ctrlPr>
            </m:e>
          </m:eqArr>
        </m:oMath>
      </m:oMathPara>
    </w:p>
    <w:p w14:paraId="1D77EB77" w14:textId="3F4D132A" w:rsidR="0048024A" w:rsidRPr="0048024A" w:rsidRDefault="001907D5" w:rsidP="0048024A">
      <w:pPr>
        <w:widowControl w:val="0"/>
        <w:pBdr>
          <w:top w:val="nil"/>
          <w:left w:val="nil"/>
          <w:bottom w:val="nil"/>
          <w:right w:val="nil"/>
          <w:between w:val="nil"/>
        </w:pBdr>
        <w:spacing w:after="120"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N</m:t>
                  </m:r>
                </m:e>
                <m:sub>
                  <m:r>
                    <w:rPr>
                      <w:rFonts w:ascii="Cambria Math" w:hAnsi="Cambria Math"/>
                      <w:color w:val="000000"/>
                      <w:lang w:val="x-none"/>
                    </w:rPr>
                    <m:t>78</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ub>
                  </m:sSub>
                  <m:sSub>
                    <m:sSubPr>
                      <m:ctrlPr>
                        <w:rPr>
                          <w:rFonts w:ascii="Cambria Math" w:hAnsi="Cambria Math"/>
                          <w:i/>
                          <w:color w:val="000000"/>
                          <w:lang w:val="x-none"/>
                        </w:rPr>
                      </m:ctrlPr>
                    </m:sSubPr>
                    <m:e>
                      <m:r>
                        <w:rPr>
                          <w:rFonts w:ascii="Cambria Math" w:hAnsi="Cambria Math"/>
                          <w:color w:val="000000"/>
                          <w:lang w:val="x-none"/>
                        </w:rPr>
                        <m:t>I</m:t>
                      </m:r>
                    </m:e>
                    <m:sub>
                      <m:r>
                        <w:rPr>
                          <w:rFonts w:ascii="Cambria Math" w:hAnsi="Cambria Math"/>
                          <w:color w:val="000000"/>
                          <w:lang w:val="x-none"/>
                        </w:rPr>
                        <m:t>pri</m:t>
                      </m:r>
                      <m:r>
                        <w:rPr>
                          <w:rFonts w:ascii="Cambria Math" w:hAnsi="Cambria Math"/>
                          <w:color w:val="000000"/>
                          <w:lang w:val="x-none"/>
                        </w:rPr>
                        <m:t xml:space="preserve">, </m:t>
                      </m:r>
                      <m:r>
                        <w:rPr>
                          <w:rFonts w:ascii="Cambria Math" w:hAnsi="Cambria Math"/>
                          <w:color w:val="000000"/>
                          <w:lang w:val="x-none"/>
                        </w:rPr>
                        <m:t>pk</m:t>
                      </m:r>
                    </m:sub>
                  </m:sSub>
                </m:num>
                <m:den>
                  <m:r>
                    <w:rPr>
                      <w:rFonts w:ascii="Cambria Math" w:hAnsi="Cambria Math"/>
                      <w:color w:val="000000"/>
                      <w:lang w:val="x-none"/>
                    </w:rPr>
                    <m:t>n</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iCs/>
                          <w:color w:val="000000"/>
                          <w:lang w:val="x-none"/>
                        </w:rPr>
                      </m:ctrlPr>
                    </m:sSubPr>
                    <m:e>
                      <m:sSup>
                        <m:sSupPr>
                          <m:ctrlPr>
                            <w:rPr>
                              <w:rFonts w:ascii="Cambria Math" w:hAnsi="Cambria Math"/>
                              <w:i/>
                              <w:color w:val="000000"/>
                              <w:lang w:val="x-none"/>
                            </w:rPr>
                          </m:ctrlPr>
                        </m:sSupPr>
                        <m:e>
                          <m:r>
                            <w:rPr>
                              <w:rFonts w:ascii="Cambria Math" w:hAnsi="Cambria Math"/>
                              <w:color w:val="000000"/>
                              <w:lang w:val="x-none"/>
                            </w:rPr>
                            <m:t>B</m:t>
                          </m:r>
                        </m:e>
                        <m:sup>
                          <m:r>
                            <w:rPr>
                              <w:rFonts w:ascii="Cambria Math" w:hAnsi="Cambria Math"/>
                              <w:color w:val="000000"/>
                              <w:lang w:val="x-none"/>
                            </w:rPr>
                            <m:t>'</m:t>
                          </m:r>
                        </m:sup>
                      </m:sSup>
                    </m:e>
                    <m:sub>
                      <m:r>
                        <w:rPr>
                          <w:rFonts w:ascii="Cambria Math" w:hAnsi="Cambria Math"/>
                          <w:color w:val="000000"/>
                          <w:lang w:val="x-none"/>
                        </w:rPr>
                        <m:t>max</m:t>
                      </m:r>
                    </m:sub>
                  </m:sSub>
                </m:den>
              </m:f>
              <m:r>
                <w:rPr>
                  <w:rFonts w:ascii="Cambria Math" w:hAnsi="Cambria Math"/>
                  <w:color w:val="000000"/>
                  <w:lang w:val="x-none"/>
                </w:rPr>
                <m:t>,</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56</m:t>
                  </m:r>
                </m:sub>
              </m:sSub>
              <m:r>
                <w:rPr>
                  <w:rFonts w:ascii="Cambria Math" w:hAnsi="Cambria Math"/>
                  <w:color w:val="000000"/>
                  <w:lang w:val="x-none"/>
                </w:rPr>
                <m:t>=</m:t>
              </m:r>
              <m:r>
                <w:rPr>
                  <w:rFonts w:ascii="Cambria Math" w:hAnsi="Cambria Math"/>
                  <w:color w:val="000000"/>
                  <w:lang w:val="x-none"/>
                </w:rPr>
                <m:t>n</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78</m:t>
                  </m:r>
                </m:sub>
              </m:sSub>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12</m:t>
                  </m:r>
                </m:e>
              </m:d>
              <m:ctrlPr>
                <w:rPr>
                  <w:rFonts w:ascii="Cambria Math" w:hAnsi="Cambria Math"/>
                  <w:i/>
                  <w:color w:val="000000"/>
                  <w:lang w:val="x-none"/>
                </w:rPr>
              </m:ctrlPr>
            </m:e>
          </m:eqArr>
        </m:oMath>
      </m:oMathPara>
    </w:p>
    <w:p w14:paraId="57870EA5" w14:textId="0A122C5A" w:rsidR="0048024A" w:rsidRDefault="0048024A" w:rsidP="008259F8">
      <w:pPr>
        <w:widowControl w:val="0"/>
        <w:pBdr>
          <w:top w:val="nil"/>
          <w:left w:val="nil"/>
          <w:bottom w:val="nil"/>
          <w:right w:val="nil"/>
          <w:between w:val="nil"/>
        </w:pBdr>
        <w:spacing w:after="120" w:line="252" w:lineRule="auto"/>
        <w:ind w:firstLine="204"/>
        <w:jc w:val="both"/>
        <w:rPr>
          <w:iCs/>
          <w:color w:val="000000"/>
        </w:rPr>
      </w:pPr>
      <w:r w:rsidRPr="0048024A">
        <w:rPr>
          <w:color w:val="000000"/>
        </w:rPr>
        <w:t xml:space="preserve">The magnetic resistances of the outer legs </w:t>
      </w:r>
      <w:proofErr w:type="spellStart"/>
      <w:r w:rsidRPr="0048024A">
        <w:rPr>
          <w:i/>
          <w:iCs/>
          <w:color w:val="000000"/>
        </w:rPr>
        <w:t>R</w:t>
      </w:r>
      <w:r w:rsidRPr="0048024A">
        <w:rPr>
          <w:i/>
          <w:iCs/>
          <w:color w:val="000000"/>
          <w:vertAlign w:val="subscript"/>
        </w:rPr>
        <w:t>mo</w:t>
      </w:r>
      <w:proofErr w:type="spellEnd"/>
      <w:r w:rsidRPr="0048024A">
        <w:rPr>
          <w:color w:val="000000"/>
        </w:rPr>
        <w:t xml:space="preserve"> and the central leg </w:t>
      </w:r>
      <w:proofErr w:type="spellStart"/>
      <w:r w:rsidRPr="0048024A">
        <w:rPr>
          <w:i/>
          <w:iCs/>
          <w:color w:val="000000"/>
        </w:rPr>
        <w:t>R</w:t>
      </w:r>
      <w:r w:rsidRPr="0048024A">
        <w:rPr>
          <w:i/>
          <w:iCs/>
          <w:color w:val="000000"/>
          <w:vertAlign w:val="subscript"/>
        </w:rPr>
        <w:t>mc</w:t>
      </w:r>
      <w:proofErr w:type="spellEnd"/>
      <w:r w:rsidRPr="0048024A">
        <w:rPr>
          <w:color w:val="000000"/>
        </w:rPr>
        <w:t xml:space="preserve"> are obtained from a magnetic circuit analysis of the integrated transformer in its separated components. </w:t>
      </w:r>
      <w:r w:rsidRPr="0048024A">
        <w:rPr>
          <w:iCs/>
          <w:color w:val="000000"/>
        </w:rPr>
        <w:t xml:space="preserve">The </w:t>
      </w:r>
      <w:r w:rsidRPr="0048024A">
        <w:rPr>
          <w:iCs/>
          <w:color w:val="000000"/>
        </w:rPr>
        <w:t xml:space="preserve">transformer </w:t>
      </w:r>
      <w:r w:rsidRPr="0048024A">
        <w:rPr>
          <w:i/>
          <w:color w:val="000000"/>
        </w:rPr>
        <w:t>N</w:t>
      </w:r>
      <w:r w:rsidRPr="0048024A">
        <w:rPr>
          <w:iCs/>
          <w:color w:val="000000"/>
          <w:vertAlign w:val="subscript"/>
        </w:rPr>
        <w:t>12</w:t>
      </w:r>
      <w:r w:rsidRPr="0048024A">
        <w:rPr>
          <w:iCs/>
          <w:color w:val="000000"/>
        </w:rPr>
        <w:t>-</w:t>
      </w:r>
      <w:r w:rsidRPr="0048024A">
        <w:rPr>
          <w:i/>
          <w:color w:val="000000"/>
        </w:rPr>
        <w:t>N</w:t>
      </w:r>
      <w:r w:rsidRPr="0048024A">
        <w:rPr>
          <w:iCs/>
          <w:color w:val="000000"/>
          <w:vertAlign w:val="subscript"/>
        </w:rPr>
        <w:t>34</w:t>
      </w:r>
      <w:r w:rsidRPr="0048024A">
        <w:rPr>
          <w:iCs/>
          <w:color w:val="000000"/>
        </w:rPr>
        <w:t xml:space="preserve"> is only made of the outer legs as shown in Fig. </w:t>
      </w:r>
      <w:r w:rsidR="002B42A7">
        <w:rPr>
          <w:iCs/>
          <w:color w:val="000000"/>
        </w:rPr>
        <w:t>8</w:t>
      </w:r>
      <w:r w:rsidRPr="0048024A">
        <w:rPr>
          <w:iCs/>
          <w:color w:val="000000"/>
        </w:rPr>
        <w:t xml:space="preserve">(b) while that of </w:t>
      </w:r>
      <w:r w:rsidRPr="0048024A">
        <w:rPr>
          <w:i/>
          <w:color w:val="000000"/>
        </w:rPr>
        <w:t>N</w:t>
      </w:r>
      <w:r w:rsidRPr="0048024A">
        <w:rPr>
          <w:iCs/>
          <w:color w:val="000000"/>
          <w:vertAlign w:val="subscript"/>
        </w:rPr>
        <w:t>56</w:t>
      </w:r>
      <w:r w:rsidRPr="0048024A">
        <w:rPr>
          <w:iCs/>
          <w:color w:val="000000"/>
        </w:rPr>
        <w:t>-</w:t>
      </w:r>
      <w:r w:rsidRPr="0048024A">
        <w:rPr>
          <w:i/>
          <w:color w:val="000000"/>
        </w:rPr>
        <w:t>N</w:t>
      </w:r>
      <w:r w:rsidRPr="0048024A">
        <w:rPr>
          <w:iCs/>
          <w:color w:val="000000"/>
          <w:vertAlign w:val="subscript"/>
        </w:rPr>
        <w:t>78</w:t>
      </w:r>
      <w:r w:rsidRPr="0048024A">
        <w:rPr>
          <w:iCs/>
          <w:color w:val="000000"/>
        </w:rPr>
        <w:t xml:space="preserve"> is made of all the legs. The magnetizing inductances implied by </w:t>
      </w:r>
      <w:r w:rsidRPr="0048024A">
        <w:rPr>
          <w:i/>
          <w:color w:val="000000"/>
        </w:rPr>
        <w:t>N</w:t>
      </w:r>
      <w:r w:rsidRPr="0048024A">
        <w:rPr>
          <w:iCs/>
          <w:color w:val="000000"/>
          <w:vertAlign w:val="subscript"/>
        </w:rPr>
        <w:t>12-</w:t>
      </w:r>
      <w:r w:rsidRPr="0048024A">
        <w:rPr>
          <w:i/>
          <w:color w:val="000000"/>
        </w:rPr>
        <w:t>N</w:t>
      </w:r>
      <w:r w:rsidRPr="0048024A">
        <w:rPr>
          <w:iCs/>
          <w:color w:val="000000"/>
          <w:vertAlign w:val="subscript"/>
        </w:rPr>
        <w:t xml:space="preserve">34 </w:t>
      </w:r>
      <w:r w:rsidRPr="0048024A">
        <w:rPr>
          <w:iCs/>
          <w:color w:val="000000"/>
        </w:rPr>
        <w:t xml:space="preserve">and </w:t>
      </w:r>
      <w:r w:rsidRPr="0048024A">
        <w:rPr>
          <w:i/>
          <w:color w:val="000000"/>
        </w:rPr>
        <w:t>N</w:t>
      </w:r>
      <w:r w:rsidRPr="0048024A">
        <w:rPr>
          <w:iCs/>
          <w:color w:val="000000"/>
          <w:vertAlign w:val="subscript"/>
        </w:rPr>
        <w:t>56</w:t>
      </w:r>
      <w:r w:rsidRPr="0048024A">
        <w:rPr>
          <w:iCs/>
          <w:color w:val="000000"/>
        </w:rPr>
        <w:t>-</w:t>
      </w:r>
      <w:r w:rsidRPr="0048024A">
        <w:rPr>
          <w:i/>
          <w:color w:val="000000"/>
        </w:rPr>
        <w:t>N</w:t>
      </w:r>
      <w:r w:rsidRPr="0048024A">
        <w:rPr>
          <w:iCs/>
          <w:color w:val="000000"/>
          <w:vertAlign w:val="subscript"/>
        </w:rPr>
        <w:t>78</w:t>
      </w:r>
      <w:r w:rsidRPr="0048024A">
        <w:rPr>
          <w:iCs/>
          <w:color w:val="000000"/>
        </w:rPr>
        <w:t xml:space="preserve"> are shown in (</w:t>
      </w:r>
      <w:r w:rsidR="00493121">
        <w:rPr>
          <w:iCs/>
          <w:color w:val="000000"/>
        </w:rPr>
        <w:t>13</w:t>
      </w:r>
      <w:r w:rsidRPr="0048024A">
        <w:rPr>
          <w:iCs/>
          <w:color w:val="000000"/>
        </w:rPr>
        <w:t>) and (1</w:t>
      </w:r>
      <w:r w:rsidR="00493121">
        <w:rPr>
          <w:iCs/>
          <w:color w:val="000000"/>
        </w:rPr>
        <w:t>4</w:t>
      </w:r>
      <w:r w:rsidRPr="0048024A">
        <w:rPr>
          <w:iCs/>
          <w:color w:val="000000"/>
        </w:rPr>
        <w:t>) respectively.</w:t>
      </w:r>
    </w:p>
    <w:p w14:paraId="249D9F62" w14:textId="137D9313" w:rsidR="00FE6144" w:rsidRPr="00B75751" w:rsidRDefault="001907D5" w:rsidP="00FE6144">
      <w:pPr>
        <w:pStyle w:val="BodyText"/>
        <w:rPr>
          <w:iCs/>
          <w:szCs w:val="21"/>
          <w:lang w:eastAsia="ja-JP"/>
        </w:rPr>
      </w:pPr>
      <m:oMathPara>
        <m:oMath>
          <m:eqArr>
            <m:eqArrPr>
              <m:maxDist m:val="1"/>
              <m:ctrlPr>
                <w:rPr>
                  <w:rFonts w:ascii="Cambria Math" w:hAnsi="Cambria Math"/>
                  <w:i/>
                  <w:iCs/>
                  <w:szCs w:val="21"/>
                </w:rPr>
              </m:ctrlPr>
            </m:eqArrPr>
            <m:e>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m</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12</m:t>
                      </m:r>
                    </m:sub>
                    <m:sup>
                      <m:r>
                        <w:rPr>
                          <w:rFonts w:ascii="Cambria Math" w:hAnsi="Cambria Math"/>
                        </w:rPr>
                        <m:t>2</m:t>
                      </m:r>
                    </m:sup>
                  </m:sSubSup>
                </m:num>
                <m:den>
                  <m:sSub>
                    <m:sSubPr>
                      <m:ctrlPr>
                        <w:rPr>
                          <w:rFonts w:ascii="Cambria Math" w:hAnsi="Cambria Math"/>
                          <w:i/>
                        </w:rPr>
                      </m:ctrlPr>
                    </m:sSubPr>
                    <m:e>
                      <m:r>
                        <w:rPr>
                          <w:rFonts w:ascii="Cambria Math" w:hAnsi="Cambria Math"/>
                        </w:rPr>
                        <m:t>2</m:t>
                      </m:r>
                      <m:r>
                        <w:rPr>
                          <w:rFonts w:ascii="Cambria Math" w:hAnsi="Cambria Math"/>
                        </w:rPr>
                        <m:t>R</m:t>
                      </m:r>
                    </m:e>
                    <m:sub>
                      <m:r>
                        <w:rPr>
                          <w:rFonts w:ascii="Cambria Math" w:hAnsi="Cambria Math"/>
                        </w:rPr>
                        <m:t>mo</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13</m:t>
                  </m:r>
                </m:e>
              </m:d>
              <m:ctrlPr>
                <w:rPr>
                  <w:rFonts w:ascii="Cambria Math" w:hAnsi="Cambria Math"/>
                  <w:i/>
                  <w:szCs w:val="18"/>
                </w:rPr>
              </m:ctrlPr>
            </m:e>
          </m:eqArr>
        </m:oMath>
      </m:oMathPara>
    </w:p>
    <w:p w14:paraId="4DF82A33" w14:textId="6E4CA60C" w:rsidR="00FE6144" w:rsidRPr="00B75751" w:rsidRDefault="001907D5" w:rsidP="00FE6144">
      <w:pPr>
        <w:pStyle w:val="BodyText"/>
        <w:rPr>
          <w:szCs w:val="18"/>
          <w:lang w:eastAsia="ja-JP"/>
        </w:rPr>
      </w:pPr>
      <m:oMathPara>
        <m:oMath>
          <m:eqArr>
            <m:eqArrPr>
              <m:maxDist m:val="1"/>
              <m:ctrlPr>
                <w:rPr>
                  <w:rFonts w:ascii="Cambria Math" w:hAnsi="Cambria Math"/>
                  <w:i/>
                  <w:iCs/>
                  <w:szCs w:val="21"/>
                </w:rPr>
              </m:ctrlPr>
            </m:eqArrPr>
            <m:e>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m</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56</m:t>
                      </m:r>
                    </m:sub>
                    <m:sup>
                      <m:r>
                        <w:rPr>
                          <w:rFonts w:ascii="Cambria Math" w:hAnsi="Cambria Math"/>
                        </w:rPr>
                        <m:t>2</m:t>
                      </m:r>
                    </m:sup>
                  </m:sSubSup>
                </m:num>
                <m:den>
                  <m:sSub>
                    <m:sSubPr>
                      <m:ctrlPr>
                        <w:rPr>
                          <w:rFonts w:ascii="Cambria Math" w:hAnsi="Cambria Math"/>
                          <w:i/>
                        </w:rPr>
                      </m:ctrlPr>
                    </m:sSubPr>
                    <m:e>
                      <m:r>
                        <w:rPr>
                          <w:rFonts w:ascii="Cambria Math" w:hAnsi="Cambria Math"/>
                        </w:rPr>
                        <m:t>R</m:t>
                      </m:r>
                    </m:e>
                    <m:sub>
                      <m:r>
                        <w:rPr>
                          <w:rFonts w:ascii="Cambria Math" w:hAnsi="Cambria Math"/>
                        </w:rPr>
                        <m:t>mc</m:t>
                      </m:r>
                    </m:sub>
                  </m:sSub>
                  <m:r>
                    <w:rPr>
                      <w:rFonts w:ascii="Cambria Math" w:hAnsi="Cambria Math"/>
                    </w:rPr>
                    <m:t>+0.5</m:t>
                  </m:r>
                  <m:sSub>
                    <m:sSubPr>
                      <m:ctrlPr>
                        <w:rPr>
                          <w:rFonts w:ascii="Cambria Math" w:hAnsi="Cambria Math"/>
                          <w:i/>
                        </w:rPr>
                      </m:ctrlPr>
                    </m:sSubPr>
                    <m:e>
                      <m:r>
                        <w:rPr>
                          <w:rFonts w:ascii="Cambria Math" w:hAnsi="Cambria Math"/>
                        </w:rPr>
                        <m:t>R</m:t>
                      </m:r>
                    </m:e>
                    <m:sub>
                      <m:r>
                        <w:rPr>
                          <w:rFonts w:ascii="Cambria Math" w:hAnsi="Cambria Math"/>
                        </w:rPr>
                        <m:t>mo</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14</m:t>
                  </m:r>
                </m:e>
              </m:d>
              <m:ctrlPr>
                <w:rPr>
                  <w:rFonts w:ascii="Cambria Math" w:hAnsi="Cambria Math"/>
                  <w:i/>
                  <w:szCs w:val="18"/>
                </w:rPr>
              </m:ctrlPr>
            </m:e>
          </m:eqArr>
        </m:oMath>
      </m:oMathPara>
    </w:p>
    <w:p w14:paraId="4477B7D3" w14:textId="0FF78EB1" w:rsidR="00FE6144" w:rsidRPr="00B75751" w:rsidRDefault="00FE6144" w:rsidP="00FE6144">
      <w:pPr>
        <w:pStyle w:val="BodyText"/>
        <w:rPr>
          <w:szCs w:val="18"/>
          <w:lang w:eastAsia="ja-JP"/>
        </w:rPr>
      </w:pPr>
      <w:proofErr w:type="spellStart"/>
      <w:r w:rsidRPr="00B75751">
        <w:rPr>
          <w:i/>
          <w:iCs/>
          <w:szCs w:val="18"/>
          <w:lang w:eastAsia="ja-JP"/>
        </w:rPr>
        <w:t>R</w:t>
      </w:r>
      <w:r w:rsidRPr="00B75751">
        <w:rPr>
          <w:i/>
          <w:iCs/>
          <w:szCs w:val="18"/>
          <w:vertAlign w:val="subscript"/>
          <w:lang w:eastAsia="ja-JP"/>
        </w:rPr>
        <w:t>mo</w:t>
      </w:r>
      <w:proofErr w:type="spellEnd"/>
      <w:r w:rsidRPr="00B75751">
        <w:rPr>
          <w:i/>
          <w:iCs/>
          <w:szCs w:val="18"/>
          <w:lang w:eastAsia="ja-JP"/>
        </w:rPr>
        <w:t xml:space="preserve"> </w:t>
      </w:r>
      <w:r w:rsidRPr="00B75751">
        <w:rPr>
          <w:szCs w:val="18"/>
          <w:lang w:eastAsia="ja-JP"/>
        </w:rPr>
        <w:t xml:space="preserve">and </w:t>
      </w:r>
      <w:proofErr w:type="spellStart"/>
      <w:r w:rsidRPr="00B75751">
        <w:rPr>
          <w:i/>
          <w:iCs/>
          <w:szCs w:val="18"/>
          <w:lang w:eastAsia="ja-JP"/>
        </w:rPr>
        <w:t>R</w:t>
      </w:r>
      <w:r w:rsidRPr="00B75751">
        <w:rPr>
          <w:i/>
          <w:iCs/>
          <w:szCs w:val="18"/>
          <w:vertAlign w:val="subscript"/>
          <w:lang w:eastAsia="ja-JP"/>
        </w:rPr>
        <w:t>mc</w:t>
      </w:r>
      <w:proofErr w:type="spellEnd"/>
      <w:r w:rsidRPr="00B75751">
        <w:rPr>
          <w:szCs w:val="18"/>
          <w:lang w:eastAsia="ja-JP"/>
        </w:rPr>
        <w:t xml:space="preserve"> is obtained from (1</w:t>
      </w:r>
      <w:r w:rsidR="00493121">
        <w:rPr>
          <w:szCs w:val="18"/>
          <w:lang w:eastAsia="ja-JP"/>
        </w:rPr>
        <w:t>5</w:t>
      </w:r>
      <w:r w:rsidRPr="00B75751">
        <w:rPr>
          <w:szCs w:val="18"/>
          <w:lang w:eastAsia="ja-JP"/>
        </w:rPr>
        <w:t>) and (1</w:t>
      </w:r>
      <w:r w:rsidR="00493121">
        <w:rPr>
          <w:szCs w:val="18"/>
          <w:lang w:eastAsia="ja-JP"/>
        </w:rPr>
        <w:t>6</w:t>
      </w:r>
      <w:r w:rsidRPr="00B75751">
        <w:rPr>
          <w:szCs w:val="18"/>
          <w:lang w:eastAsia="ja-JP"/>
        </w:rPr>
        <w:t>).</w:t>
      </w:r>
    </w:p>
    <w:p w14:paraId="3FD3F690" w14:textId="0DB54D32" w:rsidR="00FE6144" w:rsidRPr="00B75751" w:rsidRDefault="001907D5" w:rsidP="00FE6144">
      <w:pPr>
        <w:pStyle w:val="BodyText"/>
        <w:rPr>
          <w:iCs/>
          <w:szCs w:val="21"/>
          <w:lang w:eastAsia="ja-JP"/>
        </w:rPr>
      </w:pPr>
      <m:oMathPara>
        <m:oMath>
          <m:eqArr>
            <m:eqArrPr>
              <m:maxDist m:val="1"/>
              <m:ctrlPr>
                <w:rPr>
                  <w:rFonts w:ascii="Cambria Math" w:hAnsi="Cambria Math"/>
                  <w:i/>
                  <w:iCs/>
                  <w:szCs w:val="21"/>
                </w:rPr>
              </m:ctrlPr>
            </m:eqArrPr>
            <m:e>
              <m:sSub>
                <m:sSubPr>
                  <m:ctrlPr>
                    <w:rPr>
                      <w:rFonts w:ascii="Cambria Math" w:hAnsi="Cambria Math"/>
                      <w:i/>
                      <w:szCs w:val="18"/>
                      <w:lang w:eastAsia="ja-JP"/>
                    </w:rPr>
                  </m:ctrlPr>
                </m:sSubPr>
                <m:e>
                  <m:r>
                    <w:rPr>
                      <w:rFonts w:ascii="Cambria Math" w:hAnsi="Cambria Math"/>
                      <w:szCs w:val="18"/>
                      <w:lang w:eastAsia="ja-JP"/>
                    </w:rPr>
                    <m:t>R</m:t>
                  </m:r>
                </m:e>
                <m:sub>
                  <m:r>
                    <w:rPr>
                      <w:rFonts w:ascii="Cambria Math" w:hAnsi="Cambria Math"/>
                      <w:szCs w:val="18"/>
                      <w:lang w:eastAsia="ja-JP"/>
                    </w:rPr>
                    <m:t>mo</m:t>
                  </m:r>
                </m:sub>
              </m:sSub>
              <m:r>
                <w:rPr>
                  <w:rFonts w:ascii="Cambria Math" w:hAnsi="Cambria Math"/>
                  <w:szCs w:val="18"/>
                  <w:lang w:eastAsia="ja-JP"/>
                </w:rPr>
                <m:t>=</m:t>
              </m:r>
              <m:f>
                <m:fPr>
                  <m:ctrlPr>
                    <w:rPr>
                      <w:rFonts w:ascii="Cambria Math" w:hAnsi="Cambria Math"/>
                      <w:i/>
                      <w:szCs w:val="18"/>
                      <w:lang w:eastAsia="ja-JP"/>
                    </w:rPr>
                  </m:ctrlPr>
                </m:fPr>
                <m:num>
                  <m:sSubSup>
                    <m:sSubSupPr>
                      <m:ctrlPr>
                        <w:rPr>
                          <w:rFonts w:ascii="Cambria Math" w:hAnsi="Cambria Math"/>
                          <w:i/>
                          <w:szCs w:val="18"/>
                          <w:lang w:eastAsia="ja-JP"/>
                        </w:rPr>
                      </m:ctrlPr>
                    </m:sSubSupPr>
                    <m:e>
                      <m:r>
                        <w:rPr>
                          <w:rFonts w:ascii="Cambria Math" w:hAnsi="Cambria Math"/>
                          <w:szCs w:val="18"/>
                          <w:lang w:eastAsia="ja-JP"/>
                        </w:rPr>
                        <m:t>N</m:t>
                      </m:r>
                    </m:e>
                    <m:sub>
                      <m:r>
                        <w:rPr>
                          <w:rFonts w:ascii="Cambria Math" w:hAnsi="Cambria Math"/>
                          <w:szCs w:val="18"/>
                          <w:lang w:eastAsia="ja-JP"/>
                        </w:rPr>
                        <m:t>12</m:t>
                      </m:r>
                    </m:sub>
                    <m:sup>
                      <m:r>
                        <w:rPr>
                          <w:rFonts w:ascii="Cambria Math" w:hAnsi="Cambria Math"/>
                          <w:szCs w:val="18"/>
                          <w:lang w:eastAsia="ja-JP"/>
                        </w:rPr>
                        <m:t>2</m:t>
                      </m:r>
                    </m:sup>
                  </m:sSubSup>
                </m:num>
                <m:den>
                  <m:r>
                    <w:rPr>
                      <w:rFonts w:ascii="Cambria Math" w:hAnsi="Cambria Math"/>
                      <w:szCs w:val="18"/>
                      <w:lang w:eastAsia="ja-JP"/>
                    </w:rPr>
                    <m:t>2</m:t>
                  </m:r>
                  <m:sSub>
                    <m:sSubPr>
                      <m:ctrlPr>
                        <w:rPr>
                          <w:rFonts w:ascii="Cambria Math" w:hAnsi="Cambria Math"/>
                          <w:i/>
                          <w:szCs w:val="18"/>
                          <w:lang w:eastAsia="ja-JP"/>
                        </w:rPr>
                      </m:ctrlPr>
                    </m:sSubPr>
                    <m:e>
                      <m:r>
                        <w:rPr>
                          <w:rFonts w:ascii="Cambria Math" w:hAnsi="Cambria Math"/>
                          <w:szCs w:val="18"/>
                          <w:lang w:eastAsia="ja-JP"/>
                        </w:rPr>
                        <m:t>L</m:t>
                      </m:r>
                    </m:e>
                    <m:sub>
                      <m:r>
                        <w:rPr>
                          <w:rFonts w:ascii="Cambria Math" w:hAnsi="Cambria Math"/>
                          <w:szCs w:val="18"/>
                          <w:lang w:eastAsia="ja-JP"/>
                        </w:rPr>
                        <m:t>m</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15</m:t>
                  </m:r>
                </m:e>
              </m:d>
              <m:ctrlPr>
                <w:rPr>
                  <w:rFonts w:ascii="Cambria Math" w:hAnsi="Cambria Math"/>
                  <w:i/>
                  <w:szCs w:val="18"/>
                </w:rPr>
              </m:ctrlPr>
            </m:e>
          </m:eqArr>
        </m:oMath>
      </m:oMathPara>
    </w:p>
    <w:p w14:paraId="41A6D525" w14:textId="029FF3FC" w:rsidR="00FE6144" w:rsidRPr="00B75751" w:rsidRDefault="001907D5" w:rsidP="00FE6144">
      <w:pPr>
        <w:pStyle w:val="BodyText"/>
        <w:rPr>
          <w:szCs w:val="18"/>
          <w:lang w:eastAsia="ja-JP"/>
        </w:rPr>
      </w:pPr>
      <m:oMathPara>
        <m:oMath>
          <m:eqArr>
            <m:eqArrPr>
              <m:maxDist m:val="1"/>
              <m:ctrlPr>
                <w:rPr>
                  <w:rFonts w:ascii="Cambria Math" w:hAnsi="Cambria Math"/>
                  <w:i/>
                  <w:iCs/>
                  <w:szCs w:val="21"/>
                </w:rPr>
              </m:ctrlPr>
            </m:eqArrPr>
            <m:e>
              <m:sSub>
                <m:sSubPr>
                  <m:ctrlPr>
                    <w:rPr>
                      <w:rFonts w:ascii="Cambria Math" w:hAnsi="Cambria Math"/>
                      <w:i/>
                      <w:szCs w:val="18"/>
                      <w:lang w:eastAsia="ja-JP"/>
                    </w:rPr>
                  </m:ctrlPr>
                </m:sSubPr>
                <m:e>
                  <m:r>
                    <w:rPr>
                      <w:rFonts w:ascii="Cambria Math" w:hAnsi="Cambria Math"/>
                      <w:szCs w:val="18"/>
                      <w:lang w:eastAsia="ja-JP"/>
                    </w:rPr>
                    <m:t>R</m:t>
                  </m:r>
                </m:e>
                <m:sub>
                  <m:r>
                    <w:rPr>
                      <w:rFonts w:ascii="Cambria Math" w:hAnsi="Cambria Math"/>
                      <w:szCs w:val="18"/>
                      <w:lang w:eastAsia="ja-JP"/>
                    </w:rPr>
                    <m:t>mc</m:t>
                  </m:r>
                </m:sub>
              </m:sSub>
              <m:r>
                <w:rPr>
                  <w:rFonts w:ascii="Cambria Math" w:hAnsi="Cambria Math"/>
                  <w:szCs w:val="18"/>
                  <w:lang w:eastAsia="ja-JP"/>
                </w:rPr>
                <m:t>=</m:t>
              </m:r>
              <m:f>
                <m:fPr>
                  <m:ctrlPr>
                    <w:rPr>
                      <w:rFonts w:ascii="Cambria Math" w:hAnsi="Cambria Math"/>
                      <w:i/>
                      <w:szCs w:val="18"/>
                      <w:lang w:eastAsia="ja-JP"/>
                    </w:rPr>
                  </m:ctrlPr>
                </m:fPr>
                <m:num>
                  <m:d>
                    <m:dPr>
                      <m:ctrlPr>
                        <w:rPr>
                          <w:rFonts w:ascii="Cambria Math" w:hAnsi="Cambria Math"/>
                          <w:i/>
                          <w:szCs w:val="18"/>
                          <w:lang w:eastAsia="ja-JP"/>
                        </w:rPr>
                      </m:ctrlPr>
                    </m:dPr>
                    <m:e>
                      <m:r>
                        <w:rPr>
                          <w:rFonts w:ascii="Cambria Math" w:hAnsi="Cambria Math"/>
                          <w:szCs w:val="18"/>
                          <w:lang w:eastAsia="ja-JP"/>
                        </w:rPr>
                        <m:t>2</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56</m:t>
                          </m:r>
                        </m:sub>
                      </m:sSub>
                      <m:r>
                        <w:rPr>
                          <w:rFonts w:ascii="Cambria Math" w:hAnsi="Cambria Math"/>
                          <w:szCs w:val="18"/>
                          <w:lang w:eastAsia="ja-JP"/>
                        </w:rPr>
                        <m:t>-</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12</m:t>
                          </m:r>
                        </m:sub>
                      </m:sSub>
                    </m:e>
                  </m:d>
                  <m:d>
                    <m:dPr>
                      <m:ctrlPr>
                        <w:rPr>
                          <w:rFonts w:ascii="Cambria Math" w:hAnsi="Cambria Math"/>
                          <w:i/>
                          <w:szCs w:val="18"/>
                          <w:lang w:eastAsia="ja-JP"/>
                        </w:rPr>
                      </m:ctrlPr>
                    </m:dPr>
                    <m:e>
                      <m:r>
                        <w:rPr>
                          <w:rFonts w:ascii="Cambria Math" w:hAnsi="Cambria Math"/>
                          <w:szCs w:val="18"/>
                          <w:lang w:eastAsia="ja-JP"/>
                        </w:rPr>
                        <m:t>2</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56</m:t>
                          </m:r>
                        </m:sub>
                      </m:sSub>
                      <m:r>
                        <w:rPr>
                          <w:rFonts w:ascii="Cambria Math" w:hAnsi="Cambria Math"/>
                          <w:szCs w:val="18"/>
                          <w:lang w:eastAsia="ja-JP"/>
                        </w:rPr>
                        <m:t>+</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12</m:t>
                          </m:r>
                        </m:sub>
                      </m:sSub>
                    </m:e>
                  </m:d>
                </m:num>
                <m:den>
                  <m:r>
                    <w:rPr>
                      <w:rFonts w:ascii="Cambria Math" w:hAnsi="Cambria Math"/>
                      <w:szCs w:val="18"/>
                      <w:lang w:eastAsia="ja-JP"/>
                    </w:rPr>
                    <m:t>4</m:t>
                  </m:r>
                  <m:sSub>
                    <m:sSubPr>
                      <m:ctrlPr>
                        <w:rPr>
                          <w:rFonts w:ascii="Cambria Math" w:hAnsi="Cambria Math"/>
                          <w:i/>
                          <w:szCs w:val="18"/>
                          <w:lang w:eastAsia="ja-JP"/>
                        </w:rPr>
                      </m:ctrlPr>
                    </m:sSubPr>
                    <m:e>
                      <m:r>
                        <w:rPr>
                          <w:rFonts w:ascii="Cambria Math" w:hAnsi="Cambria Math"/>
                          <w:szCs w:val="18"/>
                          <w:lang w:eastAsia="ja-JP"/>
                        </w:rPr>
                        <m:t>L</m:t>
                      </m:r>
                    </m:e>
                    <m:sub>
                      <m:r>
                        <w:rPr>
                          <w:rFonts w:ascii="Cambria Math" w:hAnsi="Cambria Math"/>
                          <w:szCs w:val="18"/>
                          <w:lang w:eastAsia="ja-JP"/>
                        </w:rPr>
                        <m:t>m</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16</m:t>
                  </m:r>
                </m:e>
              </m:d>
              <m:ctrlPr>
                <w:rPr>
                  <w:rFonts w:ascii="Cambria Math" w:hAnsi="Cambria Math"/>
                  <w:i/>
                  <w:szCs w:val="18"/>
                </w:rPr>
              </m:ctrlPr>
            </m:e>
          </m:eqArr>
        </m:oMath>
      </m:oMathPara>
    </w:p>
    <w:p w14:paraId="55E567B0" w14:textId="4EEDEB8B" w:rsidR="00773D5E" w:rsidRDefault="00773D5E" w:rsidP="00773D5E">
      <w:pPr>
        <w:widowControl w:val="0"/>
        <w:pBdr>
          <w:top w:val="nil"/>
          <w:left w:val="nil"/>
          <w:bottom w:val="nil"/>
          <w:right w:val="nil"/>
          <w:between w:val="nil"/>
        </w:pBdr>
        <w:spacing w:line="252" w:lineRule="auto"/>
        <w:ind w:firstLine="204"/>
        <w:jc w:val="both"/>
        <w:rPr>
          <w:iCs/>
          <w:color w:val="000000"/>
        </w:rPr>
      </w:pPr>
      <w:r w:rsidRPr="005B0176">
        <w:rPr>
          <w:iCs/>
          <w:color w:val="000000"/>
        </w:rPr>
        <w:t xml:space="preserve">The EE core configuration for the proposed integrated transformer, which includes the effective cross-sectional area, effective magnetic path length, both determined from the core dimensions, and magnetic resistance is shown in Fig. </w:t>
      </w:r>
      <w:r w:rsidR="002B42A7">
        <w:rPr>
          <w:iCs/>
          <w:color w:val="000000"/>
        </w:rPr>
        <w:t>8</w:t>
      </w:r>
      <w:r w:rsidRPr="005B0176">
        <w:rPr>
          <w:iCs/>
          <w:color w:val="000000"/>
        </w:rPr>
        <w:t>.</w:t>
      </w:r>
      <w:r w:rsidR="007D3C5A" w:rsidRPr="007D3C5A">
        <w:rPr>
          <w:noProof/>
        </w:rPr>
        <w:t xml:space="preserve"> </w:t>
      </w:r>
    </w:p>
    <w:p w14:paraId="57F4FDE3" w14:textId="65D976A5" w:rsidR="00BD4EA5" w:rsidRDefault="00773D5E" w:rsidP="004B7EA9">
      <w:pPr>
        <w:widowControl w:val="0"/>
        <w:pBdr>
          <w:top w:val="nil"/>
          <w:left w:val="nil"/>
          <w:bottom w:val="nil"/>
          <w:right w:val="nil"/>
          <w:between w:val="nil"/>
        </w:pBdr>
        <w:spacing w:after="120" w:line="252" w:lineRule="auto"/>
        <w:ind w:firstLine="204"/>
        <w:jc w:val="both"/>
        <w:rPr>
          <w:iCs/>
          <w:color w:val="000000"/>
        </w:rPr>
      </w:pPr>
      <w:r>
        <w:rPr>
          <w:iCs/>
          <w:color w:val="000000"/>
        </w:rPr>
        <w:t>Finally, a</w:t>
      </w:r>
      <w:r w:rsidR="005B0176" w:rsidRPr="005B0176">
        <w:rPr>
          <w:iCs/>
          <w:color w:val="000000"/>
        </w:rPr>
        <w:t xml:space="preserve">n air gap was also inserted in each of the legs to be able to provide the desired resistance. </w:t>
      </w:r>
      <w:r w:rsidR="00A81B58">
        <w:rPr>
          <w:iCs/>
          <w:color w:val="000000"/>
        </w:rPr>
        <w:t xml:space="preserve">Non-equal length air gaps were placed in the transformer. </w:t>
      </w:r>
      <w:r w:rsidR="005A5B4F">
        <w:rPr>
          <w:iCs/>
          <w:color w:val="000000"/>
        </w:rPr>
        <w:t>There are two cases, one in which the air gap in the outer legs</w:t>
      </w:r>
      <w:r w:rsidR="00E942C2">
        <w:rPr>
          <w:iCs/>
          <w:color w:val="000000"/>
        </w:rPr>
        <w:t xml:space="preserve"> </w:t>
      </w:r>
      <w:proofErr w:type="spellStart"/>
      <w:r w:rsidR="00E942C2">
        <w:rPr>
          <w:i/>
          <w:color w:val="000000"/>
        </w:rPr>
        <w:t>l</w:t>
      </w:r>
      <w:r w:rsidR="00E942C2" w:rsidRPr="000A305A">
        <w:rPr>
          <w:i/>
          <w:color w:val="000000"/>
          <w:vertAlign w:val="subscript"/>
        </w:rPr>
        <w:t>m</w:t>
      </w:r>
      <w:r w:rsidR="000A305A" w:rsidRPr="000A305A">
        <w:rPr>
          <w:i/>
          <w:color w:val="000000"/>
          <w:vertAlign w:val="subscript"/>
        </w:rPr>
        <w:t>o</w:t>
      </w:r>
      <w:proofErr w:type="spellEnd"/>
      <w:r w:rsidR="000A305A">
        <w:rPr>
          <w:i/>
          <w:color w:val="000000"/>
          <w:vertAlign w:val="subscript"/>
        </w:rPr>
        <w:t>, air</w:t>
      </w:r>
      <w:r w:rsidR="005A5B4F">
        <w:rPr>
          <w:iCs/>
          <w:color w:val="000000"/>
        </w:rPr>
        <w:t xml:space="preserve"> are longer than the air gap in the center leg</w:t>
      </w:r>
      <w:r w:rsidR="000A305A">
        <w:rPr>
          <w:iCs/>
          <w:color w:val="000000"/>
        </w:rPr>
        <w:t xml:space="preserve"> </w:t>
      </w:r>
      <w:proofErr w:type="spellStart"/>
      <w:r w:rsidR="000A305A">
        <w:rPr>
          <w:i/>
          <w:color w:val="000000"/>
        </w:rPr>
        <w:t>l</w:t>
      </w:r>
      <w:r w:rsidR="000A305A" w:rsidRPr="000A305A">
        <w:rPr>
          <w:i/>
          <w:color w:val="000000"/>
          <w:vertAlign w:val="subscript"/>
        </w:rPr>
        <w:t>m</w:t>
      </w:r>
      <w:r w:rsidR="000A305A">
        <w:rPr>
          <w:i/>
          <w:color w:val="000000"/>
          <w:vertAlign w:val="subscript"/>
        </w:rPr>
        <w:t>c</w:t>
      </w:r>
      <w:proofErr w:type="spellEnd"/>
      <w:r w:rsidR="000A305A">
        <w:rPr>
          <w:i/>
          <w:color w:val="000000"/>
          <w:vertAlign w:val="subscript"/>
        </w:rPr>
        <w:t>, air</w:t>
      </w:r>
      <w:r w:rsidR="005A5B4F">
        <w:rPr>
          <w:iCs/>
          <w:color w:val="000000"/>
        </w:rPr>
        <w:t xml:space="preserve">, and one in which </w:t>
      </w:r>
      <w:proofErr w:type="spellStart"/>
      <w:r w:rsidR="000A305A">
        <w:rPr>
          <w:i/>
          <w:color w:val="000000"/>
        </w:rPr>
        <w:t>l</w:t>
      </w:r>
      <w:r w:rsidR="000A305A" w:rsidRPr="000A305A">
        <w:rPr>
          <w:i/>
          <w:color w:val="000000"/>
          <w:vertAlign w:val="subscript"/>
        </w:rPr>
        <w:t>m</w:t>
      </w:r>
      <w:r w:rsidR="000A305A">
        <w:rPr>
          <w:i/>
          <w:color w:val="000000"/>
          <w:vertAlign w:val="subscript"/>
        </w:rPr>
        <w:t>c</w:t>
      </w:r>
      <w:proofErr w:type="spellEnd"/>
      <w:r w:rsidR="000A305A">
        <w:rPr>
          <w:i/>
          <w:color w:val="000000"/>
          <w:vertAlign w:val="subscript"/>
        </w:rPr>
        <w:t>, air</w:t>
      </w:r>
      <w:r w:rsidR="005A5B4F">
        <w:rPr>
          <w:iCs/>
          <w:color w:val="000000"/>
        </w:rPr>
        <w:t xml:space="preserve"> is longer than </w:t>
      </w:r>
      <w:proofErr w:type="spellStart"/>
      <w:r w:rsidR="000A305A">
        <w:rPr>
          <w:i/>
          <w:color w:val="000000"/>
        </w:rPr>
        <w:t>l</w:t>
      </w:r>
      <w:r w:rsidR="000A305A" w:rsidRPr="000A305A">
        <w:rPr>
          <w:i/>
          <w:color w:val="000000"/>
          <w:vertAlign w:val="subscript"/>
        </w:rPr>
        <w:t>mo</w:t>
      </w:r>
      <w:proofErr w:type="spellEnd"/>
      <w:r w:rsidR="000A305A">
        <w:rPr>
          <w:i/>
          <w:color w:val="000000"/>
          <w:vertAlign w:val="subscript"/>
        </w:rPr>
        <w:t>, air</w:t>
      </w:r>
      <w:r w:rsidR="005A5B4F">
        <w:rPr>
          <w:iCs/>
          <w:color w:val="000000"/>
        </w:rPr>
        <w:t xml:space="preserve">. </w:t>
      </w:r>
      <w:r w:rsidR="007C0FBD">
        <w:rPr>
          <w:iCs/>
          <w:color w:val="000000"/>
        </w:rPr>
        <w:t xml:space="preserve">There is a small challenge in manufacturability </w:t>
      </w:r>
      <w:proofErr w:type="gramStart"/>
      <w:r w:rsidR="007C0FBD">
        <w:rPr>
          <w:iCs/>
          <w:color w:val="000000"/>
        </w:rPr>
        <w:t>at the moment</w:t>
      </w:r>
      <w:proofErr w:type="gramEnd"/>
      <w:r w:rsidR="007C0FBD">
        <w:rPr>
          <w:iCs/>
          <w:color w:val="000000"/>
        </w:rPr>
        <w:t xml:space="preserve">, especially </w:t>
      </w:r>
      <w:proofErr w:type="gramStart"/>
      <w:r w:rsidR="007C0FBD">
        <w:rPr>
          <w:iCs/>
          <w:color w:val="000000"/>
        </w:rPr>
        <w:t>that</w:t>
      </w:r>
      <w:proofErr w:type="gramEnd"/>
      <w:r w:rsidR="007C0FBD">
        <w:rPr>
          <w:iCs/>
          <w:color w:val="000000"/>
        </w:rPr>
        <w:t xml:space="preserve"> </w:t>
      </w:r>
      <w:r w:rsidR="00244502">
        <w:rPr>
          <w:iCs/>
          <w:color w:val="000000"/>
        </w:rPr>
        <w:t xml:space="preserve">there </w:t>
      </w:r>
      <w:proofErr w:type="gramStart"/>
      <w:r w:rsidR="00244502">
        <w:rPr>
          <w:iCs/>
          <w:color w:val="000000"/>
        </w:rPr>
        <w:t>would be</w:t>
      </w:r>
      <w:proofErr w:type="gramEnd"/>
      <w:r w:rsidR="00244502">
        <w:rPr>
          <w:iCs/>
          <w:color w:val="000000"/>
        </w:rPr>
        <w:t xml:space="preserve"> a need to physically perform shaving on some legs to get the desired air gap length.</w:t>
      </w:r>
    </w:p>
    <w:p w14:paraId="621ACF3F" w14:textId="63060CDC" w:rsidR="00E942C2" w:rsidRDefault="00E942C2" w:rsidP="004B7EA9">
      <w:pPr>
        <w:widowControl w:val="0"/>
        <w:pBdr>
          <w:top w:val="nil"/>
          <w:left w:val="nil"/>
          <w:bottom w:val="nil"/>
          <w:right w:val="nil"/>
          <w:between w:val="nil"/>
        </w:pBdr>
        <w:spacing w:after="120" w:line="252" w:lineRule="auto"/>
        <w:ind w:firstLine="204"/>
        <w:jc w:val="both"/>
        <w:rPr>
          <w:iCs/>
          <w:color w:val="000000"/>
        </w:rPr>
      </w:pPr>
      <w:r>
        <w:rPr>
          <w:iCs/>
          <w:color w:val="000000"/>
        </w:rPr>
        <w:t xml:space="preserve">[Case 1: </w:t>
      </w:r>
      <w:proofErr w:type="spellStart"/>
      <w:r w:rsidR="002343F0">
        <w:rPr>
          <w:i/>
          <w:color w:val="000000"/>
        </w:rPr>
        <w:t>l</w:t>
      </w:r>
      <w:r w:rsidR="002343F0" w:rsidRPr="000A305A">
        <w:rPr>
          <w:i/>
          <w:color w:val="000000"/>
          <w:vertAlign w:val="subscript"/>
        </w:rPr>
        <w:t>mo</w:t>
      </w:r>
      <w:proofErr w:type="spellEnd"/>
      <w:r w:rsidR="002343F0">
        <w:rPr>
          <w:i/>
          <w:color w:val="000000"/>
          <w:vertAlign w:val="subscript"/>
        </w:rPr>
        <w:t>, air</w:t>
      </w:r>
      <w:r w:rsidR="002343F0">
        <w:rPr>
          <w:i/>
          <w:color w:val="000000"/>
        </w:rPr>
        <w:t xml:space="preserve"> </w:t>
      </w:r>
      <w:r w:rsidR="002343F0" w:rsidRPr="002343F0">
        <w:rPr>
          <w:iCs/>
          <w:color w:val="000000"/>
        </w:rPr>
        <w:t>&gt;</w:t>
      </w:r>
      <w:r w:rsidR="002343F0">
        <w:rPr>
          <w:iCs/>
          <w:color w:val="000000"/>
        </w:rPr>
        <w:t xml:space="preserve"> </w:t>
      </w:r>
      <w:proofErr w:type="spellStart"/>
      <w:r w:rsidR="002343F0">
        <w:rPr>
          <w:i/>
          <w:color w:val="000000"/>
        </w:rPr>
        <w:t>l</w:t>
      </w:r>
      <w:r w:rsidR="002343F0" w:rsidRPr="000A305A">
        <w:rPr>
          <w:i/>
          <w:color w:val="000000"/>
          <w:vertAlign w:val="subscript"/>
        </w:rPr>
        <w:t>m</w:t>
      </w:r>
      <w:r w:rsidR="002343F0">
        <w:rPr>
          <w:i/>
          <w:color w:val="000000"/>
          <w:vertAlign w:val="subscript"/>
        </w:rPr>
        <w:t>c</w:t>
      </w:r>
      <w:proofErr w:type="spellEnd"/>
      <w:r w:rsidR="002343F0">
        <w:rPr>
          <w:i/>
          <w:color w:val="000000"/>
          <w:vertAlign w:val="subscript"/>
        </w:rPr>
        <w:t>, air</w:t>
      </w:r>
      <w:r w:rsidR="002343F0">
        <w:rPr>
          <w:iCs/>
          <w:color w:val="000000"/>
        </w:rPr>
        <w:t>]</w:t>
      </w:r>
      <w:r w:rsidR="00D0085C">
        <w:rPr>
          <w:iCs/>
          <w:color w:val="000000"/>
        </w:rPr>
        <w:t xml:space="preserve"> </w:t>
      </w:r>
      <w:r w:rsidR="00773D5E">
        <w:rPr>
          <w:iCs/>
          <w:color w:val="000000"/>
        </w:rPr>
        <w:t xml:space="preserve">Given the </w:t>
      </w:r>
      <w:r w:rsidR="00987F99">
        <w:rPr>
          <w:iCs/>
          <w:color w:val="000000"/>
        </w:rPr>
        <w:t xml:space="preserve">setup in Fig. </w:t>
      </w:r>
      <w:r w:rsidR="00ED24E7">
        <w:rPr>
          <w:iCs/>
          <w:color w:val="000000"/>
        </w:rPr>
        <w:t>9</w:t>
      </w:r>
      <w:r w:rsidR="00987F99">
        <w:rPr>
          <w:iCs/>
          <w:color w:val="000000"/>
        </w:rPr>
        <w:t xml:space="preserve">a, the corresponding magnetic resistances </w:t>
      </w:r>
      <w:r w:rsidR="00711C84">
        <w:rPr>
          <w:iCs/>
          <w:color w:val="000000"/>
        </w:rPr>
        <w:t>of the outer and center legs are shown</w:t>
      </w:r>
      <w:r w:rsidR="004B7EA9">
        <w:rPr>
          <w:iCs/>
          <w:color w:val="000000"/>
        </w:rPr>
        <w:t xml:space="preserve"> in (1</w:t>
      </w:r>
      <w:r w:rsidR="00493121">
        <w:rPr>
          <w:iCs/>
          <w:color w:val="000000"/>
        </w:rPr>
        <w:t>7</w:t>
      </w:r>
      <w:r w:rsidR="004B7EA9">
        <w:rPr>
          <w:iCs/>
          <w:color w:val="000000"/>
        </w:rPr>
        <w:t>) and (1</w:t>
      </w:r>
      <w:r w:rsidR="00493121">
        <w:rPr>
          <w:iCs/>
          <w:color w:val="000000"/>
        </w:rPr>
        <w:t>8</w:t>
      </w:r>
      <w:r w:rsidR="004B7EA9">
        <w:rPr>
          <w:iCs/>
          <w:color w:val="000000"/>
        </w:rPr>
        <w:t>)</w:t>
      </w:r>
      <w:r w:rsidR="00711C84">
        <w:rPr>
          <w:iCs/>
          <w:color w:val="000000"/>
        </w:rPr>
        <w:t xml:space="preserve"> and can be solved for the corresponding air gap lengths</w:t>
      </w:r>
      <w:r w:rsidR="004B7EA9">
        <w:rPr>
          <w:iCs/>
          <w:color w:val="000000"/>
        </w:rPr>
        <w:t xml:space="preserve"> as shown in (1</w:t>
      </w:r>
      <w:r w:rsidR="00493121">
        <w:rPr>
          <w:iCs/>
          <w:color w:val="000000"/>
        </w:rPr>
        <w:t>9</w:t>
      </w:r>
      <w:r w:rsidR="004B7EA9">
        <w:rPr>
          <w:iCs/>
          <w:color w:val="000000"/>
        </w:rPr>
        <w:t>) and (</w:t>
      </w:r>
      <w:r w:rsidR="00493121">
        <w:rPr>
          <w:iCs/>
          <w:color w:val="000000"/>
        </w:rPr>
        <w:t>20</w:t>
      </w:r>
      <w:r w:rsidR="004B7EA9">
        <w:rPr>
          <w:iCs/>
          <w:color w:val="000000"/>
        </w:rPr>
        <w:t>)</w:t>
      </w:r>
      <w:r w:rsidR="00711C84">
        <w:rPr>
          <w:iCs/>
          <w:color w:val="000000"/>
        </w:rPr>
        <w:t>.</w:t>
      </w:r>
    </w:p>
    <w:p w14:paraId="0F8C37D6" w14:textId="618A87F0" w:rsidR="00526147" w:rsidRPr="00526147" w:rsidRDefault="001907D5" w:rsidP="00526147">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mo</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mo</m:t>
                      </m:r>
                    </m:sub>
                  </m:sSub>
                  <m:r>
                    <w:rPr>
                      <w:rFonts w:ascii="Cambria Math" w:hAnsi="Cambria Math"/>
                      <w:color w:val="000000"/>
                    </w:rPr>
                    <m:t>-</m:t>
                  </m:r>
                  <m:sSub>
                    <m:sSubPr>
                      <m:ctrlPr>
                        <w:rPr>
                          <w:rFonts w:ascii="Cambria Math" w:hAnsi="Cambria Math"/>
                          <w:i/>
                          <w:iCs/>
                          <w:color w:val="000000"/>
                        </w:rPr>
                      </m:ctrlPr>
                    </m:sSub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mo</m:t>
                          </m:r>
                        </m:sub>
                      </m:sSub>
                    </m:e>
                    <m:sub>
                      <m:r>
                        <w:rPr>
                          <w:rFonts w:ascii="Cambria Math" w:hAnsi="Cambria Math"/>
                          <w:color w:val="000000"/>
                        </w:rPr>
                        <m:t>air</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c</m:t>
                          </m:r>
                        </m:e>
                        <m:sub>
                          <m:r>
                            <w:rPr>
                              <w:rFonts w:ascii="Cambria Math" w:hAnsi="Cambria Math"/>
                              <w:color w:val="000000"/>
                            </w:rPr>
                            <m:t>air</m:t>
                          </m:r>
                        </m:sub>
                      </m:sSub>
                    </m:sub>
                  </m:sSub>
                </m:num>
                <m:den>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r</m:t>
                      </m:r>
                    </m:sub>
                  </m:sSub>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0</m:t>
                      </m:r>
                    </m:sub>
                  </m:sSub>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mo</m:t>
                      </m:r>
                    </m:sub>
                  </m:sSub>
                </m:den>
              </m:f>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o</m:t>
                          </m:r>
                        </m:e>
                        <m:sub>
                          <m:r>
                            <w:rPr>
                              <w:rFonts w:ascii="Cambria Math" w:hAnsi="Cambria Math"/>
                              <w:color w:val="000000"/>
                            </w:rPr>
                            <m:t>air</m:t>
                          </m:r>
                        </m:sub>
                      </m:sSub>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17</m:t>
                  </m:r>
                </m:e>
              </m:d>
              <m:ctrlPr>
                <w:rPr>
                  <w:rFonts w:ascii="Cambria Math" w:hAnsi="Cambria Math"/>
                  <w:i/>
                  <w:color w:val="000000"/>
                  <w:lang w:val="x-none"/>
                </w:rPr>
              </m:ctrlPr>
            </m:e>
          </m:eqArr>
        </m:oMath>
      </m:oMathPara>
    </w:p>
    <w:p w14:paraId="7C9E5D8E" w14:textId="526685E0" w:rsidR="00526147" w:rsidRPr="004B7EA9" w:rsidRDefault="001907D5" w:rsidP="00526147">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mc</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mc</m:t>
                      </m:r>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den>
              </m:f>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c</m:t>
                          </m:r>
                        </m:e>
                        <m:sub>
                          <m:r>
                            <w:rPr>
                              <w:rFonts w:ascii="Cambria Math" w:hAnsi="Cambria Math"/>
                              <w:color w:val="000000"/>
                              <w:lang w:val="x-none"/>
                            </w:rPr>
                            <m:t>air</m:t>
                          </m:r>
                        </m:sub>
                      </m:sSub>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18</m:t>
                  </m:r>
                </m:e>
              </m:d>
              <m:ctrlPr>
                <w:rPr>
                  <w:rFonts w:ascii="Cambria Math" w:hAnsi="Cambria Math"/>
                  <w:i/>
                  <w:color w:val="000000"/>
                  <w:lang w:val="x-none"/>
                </w:rPr>
              </m:ctrlPr>
            </m:e>
          </m:eqArr>
        </m:oMath>
      </m:oMathPara>
    </w:p>
    <w:p w14:paraId="52FE3AD9" w14:textId="7B6108B6" w:rsidR="00BA3D37" w:rsidRPr="00526147" w:rsidRDefault="001907D5" w:rsidP="00BA3D37">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o</m:t>
                      </m:r>
                    </m:e>
                    <m:sub>
                      <m:r>
                        <w:rPr>
                          <w:rFonts w:ascii="Cambria Math" w:hAnsi="Cambria Math"/>
                          <w:color w:val="000000"/>
                        </w:rPr>
                        <m:t>air</m:t>
                      </m:r>
                    </m:sub>
                  </m:sSub>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d>
                    <m:dPr>
                      <m:ctrlPr>
                        <w:rPr>
                          <w:rFonts w:ascii="Cambria Math" w:hAnsi="Cambria Math"/>
                          <w:i/>
                          <w:color w:val="000000"/>
                          <w:lang w:val="x-none"/>
                        </w:rPr>
                      </m:ctrlPr>
                    </m:dPr>
                    <m:e>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mo</m:t>
                          </m:r>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mc</m:t>
                          </m:r>
                        </m:sub>
                      </m:sSub>
                    </m:e>
                  </m:d>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mc</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mo</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r>
                    <w:rPr>
                      <w:rFonts w:ascii="Cambria Math" w:hAnsi="Cambria Math"/>
                      <w:color w:val="000000"/>
                      <w:lang w:val="x-none"/>
                    </w:rPr>
                    <m:t>-</m:t>
                  </m:r>
                  <m:r>
                    <w:rPr>
                      <w:rFonts w:ascii="Cambria Math" w:hAnsi="Cambria Math"/>
                      <w:color w:val="000000"/>
                      <w:lang w:val="x-none"/>
                    </w:rPr>
                    <m:t>1</m:t>
                  </m:r>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19</m:t>
                  </m:r>
                </m:e>
              </m:d>
              <m:ctrlPr>
                <w:rPr>
                  <w:rFonts w:ascii="Cambria Math" w:hAnsi="Cambria Math"/>
                  <w:i/>
                  <w:color w:val="000000"/>
                  <w:lang w:val="x-none"/>
                </w:rPr>
              </m:ctrlPr>
            </m:e>
          </m:eqArr>
        </m:oMath>
      </m:oMathPara>
    </w:p>
    <w:p w14:paraId="7E248354" w14:textId="552E3285" w:rsidR="00BA3D37" w:rsidRPr="0048024A" w:rsidRDefault="001907D5" w:rsidP="004B7EA9">
      <w:pPr>
        <w:widowControl w:val="0"/>
        <w:pBdr>
          <w:top w:val="nil"/>
          <w:left w:val="nil"/>
          <w:bottom w:val="nil"/>
          <w:right w:val="nil"/>
          <w:between w:val="nil"/>
        </w:pBdr>
        <w:spacing w:after="120"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c</m:t>
                      </m:r>
                    </m:e>
                    <m:sub>
                      <m:r>
                        <w:rPr>
                          <w:rFonts w:ascii="Cambria Math" w:hAnsi="Cambria Math"/>
                          <w:color w:val="000000"/>
                          <w:lang w:val="x-none"/>
                        </w:rPr>
                        <m:t>air</m:t>
                      </m:r>
                    </m:sub>
                  </m:sSub>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mc</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mc</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20</m:t>
                  </m:r>
                </m:e>
              </m:d>
              <m:ctrlPr>
                <w:rPr>
                  <w:rFonts w:ascii="Cambria Math" w:hAnsi="Cambria Math"/>
                  <w:i/>
                  <w:color w:val="000000"/>
                  <w:lang w:val="x-none"/>
                </w:rPr>
              </m:ctrlPr>
            </m:e>
          </m:eqArr>
        </m:oMath>
      </m:oMathPara>
    </w:p>
    <w:p w14:paraId="259A14CE" w14:textId="2C1816E1" w:rsidR="00711C84" w:rsidRPr="002343F0" w:rsidRDefault="00D409DB" w:rsidP="004B7EA9">
      <w:pPr>
        <w:widowControl w:val="0"/>
        <w:pBdr>
          <w:top w:val="nil"/>
          <w:left w:val="nil"/>
          <w:bottom w:val="nil"/>
          <w:right w:val="nil"/>
          <w:between w:val="nil"/>
        </w:pBdr>
        <w:spacing w:after="120" w:line="252" w:lineRule="auto"/>
        <w:ind w:firstLine="204"/>
        <w:jc w:val="both"/>
        <w:rPr>
          <w:iCs/>
          <w:color w:val="000000"/>
        </w:rPr>
      </w:pPr>
      <w:r>
        <w:rPr>
          <w:iCs/>
          <w:color w:val="000000"/>
        </w:rPr>
        <w:t xml:space="preserve"> </w:t>
      </w:r>
      <w:r w:rsidR="00711C84">
        <w:rPr>
          <w:iCs/>
          <w:color w:val="000000"/>
        </w:rPr>
        <w:t xml:space="preserve">[Case 2: </w:t>
      </w:r>
      <w:proofErr w:type="spellStart"/>
      <w:r w:rsidR="00711C84">
        <w:rPr>
          <w:i/>
          <w:color w:val="000000"/>
        </w:rPr>
        <w:t>l</w:t>
      </w:r>
      <w:r w:rsidR="00711C84" w:rsidRPr="000A305A">
        <w:rPr>
          <w:i/>
          <w:color w:val="000000"/>
          <w:vertAlign w:val="subscript"/>
        </w:rPr>
        <w:t>m</w:t>
      </w:r>
      <w:r w:rsidR="00711C84">
        <w:rPr>
          <w:i/>
          <w:color w:val="000000"/>
          <w:vertAlign w:val="subscript"/>
        </w:rPr>
        <w:t>c</w:t>
      </w:r>
      <w:proofErr w:type="spellEnd"/>
      <w:r w:rsidR="00711C84">
        <w:rPr>
          <w:i/>
          <w:color w:val="000000"/>
          <w:vertAlign w:val="subscript"/>
        </w:rPr>
        <w:t>, air</w:t>
      </w:r>
      <w:r w:rsidR="00711C84">
        <w:rPr>
          <w:i/>
          <w:color w:val="000000"/>
        </w:rPr>
        <w:t xml:space="preserve"> </w:t>
      </w:r>
      <w:r w:rsidR="00711C84" w:rsidRPr="002343F0">
        <w:rPr>
          <w:iCs/>
          <w:color w:val="000000"/>
        </w:rPr>
        <w:t>&gt;</w:t>
      </w:r>
      <w:r w:rsidR="00711C84">
        <w:rPr>
          <w:iCs/>
          <w:color w:val="000000"/>
        </w:rPr>
        <w:t xml:space="preserve"> </w:t>
      </w:r>
      <w:proofErr w:type="spellStart"/>
      <w:r w:rsidR="00711C84">
        <w:rPr>
          <w:i/>
          <w:color w:val="000000"/>
        </w:rPr>
        <w:t>l</w:t>
      </w:r>
      <w:r w:rsidR="00711C84" w:rsidRPr="000A305A">
        <w:rPr>
          <w:i/>
          <w:color w:val="000000"/>
          <w:vertAlign w:val="subscript"/>
        </w:rPr>
        <w:t>m</w:t>
      </w:r>
      <w:r w:rsidR="00711C84">
        <w:rPr>
          <w:i/>
          <w:color w:val="000000"/>
          <w:vertAlign w:val="subscript"/>
        </w:rPr>
        <w:t>o</w:t>
      </w:r>
      <w:proofErr w:type="spellEnd"/>
      <w:r w:rsidR="00711C84">
        <w:rPr>
          <w:i/>
          <w:color w:val="000000"/>
          <w:vertAlign w:val="subscript"/>
        </w:rPr>
        <w:t>, air</w:t>
      </w:r>
      <w:r w:rsidR="00711C84">
        <w:rPr>
          <w:iCs/>
          <w:color w:val="000000"/>
        </w:rPr>
        <w:t xml:space="preserve">] Given the setup in Fig. </w:t>
      </w:r>
      <w:r w:rsidR="00ED24E7">
        <w:rPr>
          <w:iCs/>
          <w:color w:val="000000"/>
        </w:rPr>
        <w:t>9b</w:t>
      </w:r>
      <w:r w:rsidR="00711C84">
        <w:rPr>
          <w:iCs/>
          <w:color w:val="000000"/>
        </w:rPr>
        <w:t xml:space="preserve">, the corresponding magnetic resistances of the outer and center legs are shown </w:t>
      </w:r>
      <w:r w:rsidR="004B7EA9">
        <w:rPr>
          <w:iCs/>
          <w:color w:val="000000"/>
        </w:rPr>
        <w:t>in (</w:t>
      </w:r>
      <w:r w:rsidR="00493121">
        <w:rPr>
          <w:iCs/>
          <w:color w:val="000000"/>
        </w:rPr>
        <w:t>21</w:t>
      </w:r>
      <w:r w:rsidR="004B7EA9">
        <w:rPr>
          <w:iCs/>
          <w:color w:val="000000"/>
        </w:rPr>
        <w:t>) and (2</w:t>
      </w:r>
      <w:r w:rsidR="00493121">
        <w:rPr>
          <w:iCs/>
          <w:color w:val="000000"/>
        </w:rPr>
        <w:t>2</w:t>
      </w:r>
      <w:r w:rsidR="004B7EA9">
        <w:rPr>
          <w:iCs/>
          <w:color w:val="000000"/>
        </w:rPr>
        <w:t xml:space="preserve">) </w:t>
      </w:r>
      <w:r w:rsidR="00711C84">
        <w:rPr>
          <w:iCs/>
          <w:color w:val="000000"/>
        </w:rPr>
        <w:t>and can be solved for the corresponding air gap lengths</w:t>
      </w:r>
      <w:r w:rsidR="003802EB">
        <w:rPr>
          <w:iCs/>
          <w:color w:val="000000"/>
        </w:rPr>
        <w:t xml:space="preserve"> in a similar way</w:t>
      </w:r>
      <w:r w:rsidR="004B7EA9">
        <w:rPr>
          <w:iCs/>
          <w:color w:val="000000"/>
        </w:rPr>
        <w:t xml:space="preserve"> as shown in (2</w:t>
      </w:r>
      <w:r w:rsidR="00493121">
        <w:rPr>
          <w:iCs/>
          <w:color w:val="000000"/>
        </w:rPr>
        <w:t>3</w:t>
      </w:r>
      <w:r w:rsidR="004B7EA9">
        <w:rPr>
          <w:iCs/>
          <w:color w:val="000000"/>
        </w:rPr>
        <w:t>) and (2</w:t>
      </w:r>
      <w:r w:rsidR="00493121">
        <w:rPr>
          <w:iCs/>
          <w:color w:val="000000"/>
        </w:rPr>
        <w:t>4</w:t>
      </w:r>
      <w:r w:rsidR="004B7EA9">
        <w:rPr>
          <w:iCs/>
          <w:color w:val="000000"/>
        </w:rPr>
        <w:t>)</w:t>
      </w:r>
      <w:r w:rsidR="00711C84">
        <w:rPr>
          <w:iCs/>
          <w:color w:val="000000"/>
        </w:rPr>
        <w:t>.</w:t>
      </w:r>
      <w:r w:rsidRPr="00D409DB">
        <w:rPr>
          <w:noProof/>
        </w:rPr>
        <w:t xml:space="preserve"> </w:t>
      </w:r>
    </w:p>
    <w:p w14:paraId="2CF71F98" w14:textId="41678825" w:rsidR="004B7EA9" w:rsidRPr="00526147" w:rsidRDefault="001907D5" w:rsidP="004B7EA9">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mo</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mo</m:t>
                      </m:r>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den>
              </m:f>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air</m:t>
                          </m:r>
                        </m:sub>
                      </m:sSub>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21</m:t>
                  </m:r>
                </m:e>
              </m:d>
              <m:ctrlPr>
                <w:rPr>
                  <w:rFonts w:ascii="Cambria Math" w:hAnsi="Cambria Math"/>
                  <w:i/>
                  <w:color w:val="000000"/>
                  <w:lang w:val="x-none"/>
                </w:rPr>
              </m:ctrlPr>
            </m:e>
          </m:eqArr>
        </m:oMath>
      </m:oMathPara>
    </w:p>
    <w:p w14:paraId="1F83DA2B" w14:textId="6D1FD8B5" w:rsidR="004B7EA9" w:rsidRPr="004B7EA9" w:rsidRDefault="001907D5" w:rsidP="008C56EA">
      <w:pPr>
        <w:widowControl w:val="0"/>
        <w:pBdr>
          <w:top w:val="nil"/>
          <w:left w:val="nil"/>
          <w:bottom w:val="nil"/>
          <w:right w:val="nil"/>
          <w:between w:val="nil"/>
        </w:pBdr>
        <w:spacing w:line="252" w:lineRule="auto"/>
        <w:ind w:left="2880" w:hanging="2880"/>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mc</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mc</m:t>
                      </m:r>
                    </m:sub>
                  </m:sSub>
                  <m:r>
                    <w:rPr>
                      <w:rFonts w:ascii="Cambria Math" w:hAnsi="Cambria Math"/>
                      <w:color w:val="000000"/>
                    </w:rPr>
                    <m:t>-</m:t>
                  </m:r>
                  <m:sSub>
                    <m:sSubPr>
                      <m:ctrlPr>
                        <w:rPr>
                          <w:rFonts w:ascii="Cambria Math" w:hAnsi="Cambria Math"/>
                          <w:i/>
                          <w:iCs/>
                          <w:color w:val="000000"/>
                        </w:rPr>
                      </m:ctrlPr>
                    </m:sSub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mc</m:t>
                          </m:r>
                        </m:sub>
                      </m:sSub>
                    </m:e>
                    <m:sub>
                      <m:r>
                        <w:rPr>
                          <w:rFonts w:ascii="Cambria Math" w:hAnsi="Cambria Math"/>
                          <w:color w:val="000000"/>
                        </w:rPr>
                        <m:t>air</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o</m:t>
                          </m:r>
                        </m:e>
                        <m:sub>
                          <m:r>
                            <w:rPr>
                              <w:rFonts w:ascii="Cambria Math" w:hAnsi="Cambria Math"/>
                              <w:color w:val="000000"/>
                            </w:rPr>
                            <m:t>air</m:t>
                          </m:r>
                        </m:sub>
                      </m:sSub>
                    </m:sub>
                  </m:sSub>
                </m:num>
                <m:den>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r</m:t>
                      </m:r>
                    </m:sub>
                  </m:sSub>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0</m:t>
                      </m:r>
                    </m:sub>
                  </m:sSub>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mc</m:t>
                      </m:r>
                    </m:sub>
                  </m:sSub>
                </m:den>
              </m:f>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c</m:t>
                          </m:r>
                        </m:e>
                        <m:sub>
                          <m:r>
                            <w:rPr>
                              <w:rFonts w:ascii="Cambria Math" w:hAnsi="Cambria Math"/>
                              <w:color w:val="000000"/>
                            </w:rPr>
                            <m:t>air</m:t>
                          </m:r>
                        </m:sub>
                      </m:sSub>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22</m:t>
                  </m:r>
                </m:e>
              </m:d>
              <m:ctrlPr>
                <w:rPr>
                  <w:rFonts w:ascii="Cambria Math" w:hAnsi="Cambria Math"/>
                  <w:i/>
                  <w:color w:val="000000"/>
                  <w:lang w:val="x-none"/>
                </w:rPr>
              </m:ctrlPr>
            </m:e>
          </m:eqArr>
        </m:oMath>
      </m:oMathPara>
    </w:p>
    <w:p w14:paraId="20557632" w14:textId="414E1800" w:rsidR="004B7EA9" w:rsidRPr="00526147" w:rsidRDefault="001907D5" w:rsidP="004B7EA9">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air</m:t>
                      </m:r>
                    </m:sub>
                  </m:sSub>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mo</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mo</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23</m:t>
                  </m:r>
                </m:e>
              </m:d>
              <m:ctrlPr>
                <w:rPr>
                  <w:rFonts w:ascii="Cambria Math" w:hAnsi="Cambria Math"/>
                  <w:i/>
                  <w:color w:val="000000"/>
                  <w:lang w:val="x-none"/>
                </w:rPr>
              </m:ctrlPr>
            </m:e>
          </m:eqArr>
        </m:oMath>
      </m:oMathPara>
    </w:p>
    <w:p w14:paraId="09A41616" w14:textId="2A9E533B" w:rsidR="004B7EA9" w:rsidRPr="008740E3" w:rsidRDefault="001907D5" w:rsidP="004B7EA9">
      <w:pPr>
        <w:widowControl w:val="0"/>
        <w:pBdr>
          <w:top w:val="nil"/>
          <w:left w:val="nil"/>
          <w:bottom w:val="nil"/>
          <w:right w:val="nil"/>
          <w:between w:val="nil"/>
        </w:pBdr>
        <w:spacing w:after="120"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c</m:t>
                      </m:r>
                    </m:e>
                    <m:sub>
                      <m:r>
                        <w:rPr>
                          <w:rFonts w:ascii="Cambria Math" w:hAnsi="Cambria Math"/>
                          <w:color w:val="000000"/>
                        </w:rPr>
                        <m:t>air</m:t>
                      </m:r>
                    </m:sub>
                  </m:sSub>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d>
                    <m:dPr>
                      <m:ctrlPr>
                        <w:rPr>
                          <w:rFonts w:ascii="Cambria Math" w:hAnsi="Cambria Math"/>
                          <w:i/>
                          <w:color w:val="000000"/>
                          <w:lang w:val="x-none"/>
                        </w:rPr>
                      </m:ctrlPr>
                    </m:dPr>
                    <m:e>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mc</m:t>
                          </m:r>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mo</m:t>
                          </m:r>
                        </m:sub>
                      </m:sSub>
                    </m:e>
                  </m:d>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mo</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mc</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r>
                    <w:rPr>
                      <w:rFonts w:ascii="Cambria Math" w:hAnsi="Cambria Math"/>
                      <w:color w:val="000000"/>
                      <w:lang w:val="x-none"/>
                    </w:rPr>
                    <m:t>-</m:t>
                  </m:r>
                  <m:r>
                    <w:rPr>
                      <w:rFonts w:ascii="Cambria Math" w:hAnsi="Cambria Math"/>
                      <w:color w:val="000000"/>
                      <w:lang w:val="x-none"/>
                    </w:rPr>
                    <m:t>1</m:t>
                  </m:r>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24</m:t>
                  </m:r>
                </m:e>
              </m:d>
              <m:ctrlPr>
                <w:rPr>
                  <w:rFonts w:ascii="Cambria Math" w:hAnsi="Cambria Math"/>
                  <w:i/>
                  <w:color w:val="000000"/>
                  <w:lang w:val="x-none"/>
                </w:rPr>
              </m:ctrlPr>
            </m:e>
          </m:eqArr>
        </m:oMath>
      </m:oMathPara>
    </w:p>
    <w:p w14:paraId="59DA313D" w14:textId="523AB869" w:rsidR="00732E46" w:rsidRDefault="00DB3364" w:rsidP="00493121">
      <w:pPr>
        <w:pStyle w:val="Heading1"/>
      </w:pPr>
      <w:r>
        <w:t>III.</w:t>
      </w:r>
      <w:r w:rsidR="0063613F">
        <w:t xml:space="preserve"> Simulation Verification of Proposed Design</w:t>
      </w:r>
    </w:p>
    <w:p w14:paraId="1C4B3E63" w14:textId="6A4DA595" w:rsidR="00F040EF" w:rsidRPr="00F040EF" w:rsidRDefault="00F040EF" w:rsidP="00B95F5A">
      <w:pPr>
        <w:widowControl w:val="0"/>
        <w:pBdr>
          <w:top w:val="nil"/>
          <w:left w:val="nil"/>
          <w:bottom w:val="nil"/>
          <w:right w:val="nil"/>
          <w:between w:val="nil"/>
        </w:pBdr>
        <w:spacing w:after="120" w:line="252" w:lineRule="auto"/>
        <w:jc w:val="both"/>
        <w:rPr>
          <w:i/>
          <w:iCs/>
          <w:color w:val="000000"/>
          <w:spacing w:val="-4"/>
        </w:rPr>
      </w:pPr>
      <w:r>
        <w:rPr>
          <w:i/>
          <w:iCs/>
          <w:color w:val="000000"/>
          <w:spacing w:val="-4"/>
        </w:rPr>
        <w:t>A. Simulation Verification of the Proposed Design Method</w:t>
      </w:r>
    </w:p>
    <w:p w14:paraId="7EC77C60" w14:textId="356B9CE4" w:rsidR="00855EFA" w:rsidRDefault="00881183" w:rsidP="00B73525">
      <w:pPr>
        <w:widowControl w:val="0"/>
        <w:pBdr>
          <w:top w:val="nil"/>
          <w:left w:val="nil"/>
          <w:bottom w:val="nil"/>
          <w:right w:val="nil"/>
          <w:between w:val="nil"/>
        </w:pBdr>
        <w:spacing w:after="120" w:line="252" w:lineRule="auto"/>
        <w:ind w:firstLine="202"/>
        <w:jc w:val="both"/>
        <w:rPr>
          <w:b/>
          <w:bCs/>
          <w:color w:val="FF0000"/>
          <w:spacing w:val="-4"/>
        </w:rPr>
      </w:pPr>
      <w:r>
        <w:rPr>
          <w:color w:val="000000"/>
          <w:spacing w:val="-4"/>
        </w:rPr>
        <w:t xml:space="preserve">To ensure the validity </w:t>
      </w:r>
      <w:r w:rsidR="00EE40C3">
        <w:rPr>
          <w:color w:val="000000"/>
          <w:spacing w:val="-4"/>
        </w:rPr>
        <w:t xml:space="preserve">and operation </w:t>
      </w:r>
      <w:r>
        <w:rPr>
          <w:color w:val="000000"/>
          <w:spacing w:val="-4"/>
        </w:rPr>
        <w:t xml:space="preserve">of the proposed </w:t>
      </w:r>
      <w:r w:rsidR="00EE40C3">
        <w:rPr>
          <w:color w:val="000000"/>
          <w:spacing w:val="-4"/>
        </w:rPr>
        <w:t>integrated transformer</w:t>
      </w:r>
      <w:r>
        <w:rPr>
          <w:color w:val="000000"/>
          <w:spacing w:val="-4"/>
        </w:rPr>
        <w:t xml:space="preserve">, a simulation </w:t>
      </w:r>
      <w:r w:rsidR="00855EFA">
        <w:rPr>
          <w:color w:val="000000"/>
          <w:spacing w:val="-4"/>
        </w:rPr>
        <w:t>of the two-phase interleaved flyback rectifier was first performed in</w:t>
      </w:r>
      <w:r w:rsidR="000F4EE8">
        <w:rPr>
          <w:color w:val="000000"/>
          <w:spacing w:val="-4"/>
        </w:rPr>
        <w:t xml:space="preserve"> </w:t>
      </w:r>
      <w:r w:rsidR="000F4EE8" w:rsidRPr="00AD0AE1">
        <w:rPr>
          <w:b/>
          <w:bCs/>
          <w:color w:val="FF0000"/>
          <w:spacing w:val="-4"/>
        </w:rPr>
        <w:t>PLECS</w:t>
      </w:r>
      <w:r w:rsidR="00AD0AE1" w:rsidRPr="00AD0AE1">
        <w:rPr>
          <w:b/>
          <w:bCs/>
          <w:color w:val="FF0000"/>
          <w:spacing w:val="-4"/>
        </w:rPr>
        <w:t xml:space="preserve"> Standalone 4.9.4</w:t>
      </w:r>
      <w:r w:rsidR="00AE7080">
        <w:rPr>
          <w:color w:val="000000"/>
          <w:spacing w:val="-4"/>
        </w:rPr>
        <w:t xml:space="preserve">, with the diagram </w:t>
      </w:r>
      <w:r w:rsidR="00855EFA" w:rsidRPr="00855EFA">
        <w:rPr>
          <w:color w:val="000000"/>
          <w:spacing w:val="-4"/>
        </w:rPr>
        <w:t xml:space="preserve">shown in Fig. </w:t>
      </w:r>
      <w:r w:rsidR="00B73525">
        <w:rPr>
          <w:color w:val="000000"/>
          <w:spacing w:val="-4"/>
        </w:rPr>
        <w:t>10</w:t>
      </w:r>
      <w:r w:rsidR="00855EFA" w:rsidRPr="00855EFA">
        <w:rPr>
          <w:color w:val="000000"/>
          <w:spacing w:val="-4"/>
        </w:rPr>
        <w:t>(a)</w:t>
      </w:r>
      <w:r w:rsidR="00EE40C3">
        <w:rPr>
          <w:color w:val="000000"/>
          <w:spacing w:val="-4"/>
        </w:rPr>
        <w:t>.</w:t>
      </w:r>
      <w:r w:rsidR="00855EFA" w:rsidRPr="00855EFA">
        <w:rPr>
          <w:color w:val="000000"/>
          <w:spacing w:val="-4"/>
        </w:rPr>
        <w:t xml:space="preserve"> Clamped RCD Snubber circuits (</w:t>
      </w:r>
      <w:r w:rsidR="00855EFA" w:rsidRPr="00855EFA">
        <w:rPr>
          <w:i/>
          <w:iCs/>
          <w:color w:val="000000"/>
          <w:spacing w:val="-4"/>
        </w:rPr>
        <w:t>C</w:t>
      </w:r>
      <w:r w:rsidR="00855EFA" w:rsidRPr="00855EFA">
        <w:rPr>
          <w:i/>
          <w:iCs/>
          <w:color w:val="000000"/>
          <w:spacing w:val="-4"/>
          <w:vertAlign w:val="subscript"/>
        </w:rPr>
        <w:t>sn</w:t>
      </w:r>
      <w:r w:rsidR="00855EFA" w:rsidRPr="00855EFA">
        <w:rPr>
          <w:color w:val="000000"/>
          <w:spacing w:val="-4"/>
          <w:vertAlign w:val="subscript"/>
        </w:rPr>
        <w:t>1</w:t>
      </w:r>
      <w:r w:rsidR="00855EFA" w:rsidRPr="00855EFA">
        <w:rPr>
          <w:i/>
          <w:iCs/>
          <w:color w:val="000000"/>
          <w:spacing w:val="-4"/>
        </w:rPr>
        <w:t>, D</w:t>
      </w:r>
      <w:r w:rsidR="00855EFA" w:rsidRPr="00855EFA">
        <w:rPr>
          <w:i/>
          <w:iCs/>
          <w:color w:val="000000"/>
          <w:spacing w:val="-4"/>
        </w:rPr>
        <w:softHyphen/>
      </w:r>
      <w:r w:rsidR="00855EFA" w:rsidRPr="00855EFA">
        <w:rPr>
          <w:i/>
          <w:iCs/>
          <w:color w:val="000000"/>
          <w:spacing w:val="-4"/>
          <w:vertAlign w:val="subscript"/>
        </w:rPr>
        <w:t>sn</w:t>
      </w:r>
      <w:r w:rsidR="00855EFA" w:rsidRPr="00855EFA">
        <w:rPr>
          <w:color w:val="000000"/>
          <w:spacing w:val="-4"/>
          <w:vertAlign w:val="subscript"/>
        </w:rPr>
        <w:t>1</w:t>
      </w:r>
      <w:r w:rsidR="00855EFA" w:rsidRPr="00855EFA">
        <w:rPr>
          <w:i/>
          <w:iCs/>
          <w:color w:val="000000"/>
          <w:spacing w:val="-4"/>
        </w:rPr>
        <w:t>, R</w:t>
      </w:r>
      <w:r w:rsidR="00855EFA" w:rsidRPr="00855EFA">
        <w:rPr>
          <w:i/>
          <w:iCs/>
          <w:color w:val="000000"/>
          <w:spacing w:val="-4"/>
          <w:vertAlign w:val="subscript"/>
        </w:rPr>
        <w:t>sn</w:t>
      </w:r>
      <w:r w:rsidR="00855EFA" w:rsidRPr="00855EFA">
        <w:rPr>
          <w:color w:val="000000"/>
          <w:spacing w:val="-4"/>
          <w:vertAlign w:val="subscript"/>
        </w:rPr>
        <w:t>1</w:t>
      </w:r>
      <w:r w:rsidR="00855EFA" w:rsidRPr="00855EFA">
        <w:rPr>
          <w:color w:val="000000"/>
          <w:spacing w:val="-4"/>
        </w:rPr>
        <w:t xml:space="preserve">, and </w:t>
      </w:r>
      <w:r w:rsidR="00855EFA" w:rsidRPr="00855EFA">
        <w:rPr>
          <w:i/>
          <w:iCs/>
          <w:color w:val="000000"/>
          <w:spacing w:val="-4"/>
        </w:rPr>
        <w:t>C</w:t>
      </w:r>
      <w:r w:rsidR="00855EFA" w:rsidRPr="00855EFA">
        <w:rPr>
          <w:i/>
          <w:iCs/>
          <w:color w:val="000000"/>
          <w:spacing w:val="-4"/>
          <w:vertAlign w:val="subscript"/>
        </w:rPr>
        <w:t>sn</w:t>
      </w:r>
      <w:r w:rsidR="00855EFA" w:rsidRPr="00855EFA">
        <w:rPr>
          <w:color w:val="000000"/>
          <w:spacing w:val="-4"/>
          <w:vertAlign w:val="subscript"/>
        </w:rPr>
        <w:t>2</w:t>
      </w:r>
      <w:r w:rsidR="00855EFA" w:rsidRPr="00855EFA">
        <w:rPr>
          <w:i/>
          <w:iCs/>
          <w:color w:val="000000"/>
          <w:spacing w:val="-4"/>
        </w:rPr>
        <w:t>, D</w:t>
      </w:r>
      <w:r w:rsidR="00855EFA" w:rsidRPr="00855EFA">
        <w:rPr>
          <w:i/>
          <w:iCs/>
          <w:color w:val="000000"/>
          <w:spacing w:val="-4"/>
          <w:vertAlign w:val="subscript"/>
        </w:rPr>
        <w:t>sn</w:t>
      </w:r>
      <w:r w:rsidR="00855EFA" w:rsidRPr="00855EFA">
        <w:rPr>
          <w:color w:val="000000"/>
          <w:spacing w:val="-4"/>
          <w:vertAlign w:val="subscript"/>
        </w:rPr>
        <w:t>2</w:t>
      </w:r>
      <w:r w:rsidR="00855EFA" w:rsidRPr="00855EFA">
        <w:rPr>
          <w:i/>
          <w:iCs/>
          <w:color w:val="000000"/>
          <w:spacing w:val="-4"/>
        </w:rPr>
        <w:t>, R</w:t>
      </w:r>
      <w:r w:rsidR="00855EFA" w:rsidRPr="00855EFA">
        <w:rPr>
          <w:i/>
          <w:iCs/>
          <w:color w:val="000000"/>
          <w:spacing w:val="-4"/>
          <w:vertAlign w:val="subscript"/>
        </w:rPr>
        <w:t>sn</w:t>
      </w:r>
      <w:r w:rsidR="00855EFA" w:rsidRPr="00855EFA">
        <w:rPr>
          <w:color w:val="000000"/>
          <w:spacing w:val="-4"/>
          <w:vertAlign w:val="subscript"/>
        </w:rPr>
        <w:t>2</w:t>
      </w:r>
      <w:r w:rsidR="00855EFA" w:rsidRPr="00855EFA">
        <w:rPr>
          <w:color w:val="000000"/>
          <w:spacing w:val="-4"/>
        </w:rPr>
        <w:t xml:space="preserve">) were also added to the circuit for protection against surge voltage [15]-[16] caused by the leakage inductance and the switch capacitance at the turn-off time of </w:t>
      </w:r>
      <w:r w:rsidR="00855EFA" w:rsidRPr="00855EFA">
        <w:rPr>
          <w:color w:val="000000"/>
          <w:spacing w:val="-4"/>
        </w:rPr>
        <w:softHyphen/>
      </w:r>
      <w:r w:rsidR="00855EFA" w:rsidRPr="00855EFA">
        <w:rPr>
          <w:i/>
          <w:iCs/>
          <w:color w:val="000000"/>
          <w:spacing w:val="-4"/>
        </w:rPr>
        <w:t>S</w:t>
      </w:r>
      <w:r w:rsidR="00855EFA" w:rsidRPr="00855EFA">
        <w:rPr>
          <w:color w:val="000000"/>
          <w:spacing w:val="-4"/>
          <w:vertAlign w:val="subscript"/>
        </w:rPr>
        <w:t>1</w:t>
      </w:r>
      <w:r w:rsidR="00855EFA" w:rsidRPr="00855EFA">
        <w:rPr>
          <w:color w:val="000000"/>
          <w:spacing w:val="-4"/>
        </w:rPr>
        <w:t xml:space="preserve"> and </w:t>
      </w:r>
      <w:r w:rsidR="00855EFA" w:rsidRPr="00855EFA">
        <w:rPr>
          <w:i/>
          <w:iCs/>
          <w:color w:val="000000"/>
          <w:spacing w:val="-4"/>
        </w:rPr>
        <w:t>S</w:t>
      </w:r>
      <w:r w:rsidR="00855EFA" w:rsidRPr="00855EFA">
        <w:rPr>
          <w:color w:val="000000"/>
          <w:spacing w:val="-4"/>
          <w:vertAlign w:val="subscript"/>
        </w:rPr>
        <w:t>2</w:t>
      </w:r>
      <w:r w:rsidR="00855EFA" w:rsidRPr="00855EFA">
        <w:rPr>
          <w:color w:val="000000"/>
          <w:spacing w:val="-4"/>
        </w:rPr>
        <w:t>. A</w:t>
      </w:r>
      <w:r w:rsidR="00EE40C3">
        <w:rPr>
          <w:color w:val="000000"/>
          <w:spacing w:val="-4"/>
        </w:rPr>
        <w:t xml:space="preserve">n </w:t>
      </w:r>
      <w:r w:rsidR="00855EFA" w:rsidRPr="00855EFA">
        <w:rPr>
          <w:color w:val="000000"/>
          <w:spacing w:val="-4"/>
        </w:rPr>
        <w:t xml:space="preserve">integrated transformer, shown in Fig. </w:t>
      </w:r>
      <w:r w:rsidR="00B73525">
        <w:rPr>
          <w:color w:val="000000"/>
          <w:spacing w:val="-4"/>
        </w:rPr>
        <w:t>10</w:t>
      </w:r>
      <w:r w:rsidR="00855EFA" w:rsidRPr="00855EFA">
        <w:rPr>
          <w:color w:val="000000"/>
          <w:spacing w:val="-4"/>
        </w:rPr>
        <w:t xml:space="preserve">(b), was also designed using the proposed method. </w:t>
      </w:r>
      <w:r w:rsidR="00EF6BFD" w:rsidRPr="008A35D1">
        <w:rPr>
          <w:b/>
          <w:bCs/>
          <w:color w:val="FF0000"/>
          <w:spacing w:val="-4"/>
        </w:rPr>
        <w:t>The circuit and transformer were designed with the condition given by (6</w:t>
      </w:r>
      <w:proofErr w:type="gramStart"/>
      <w:r w:rsidR="00EF6BFD" w:rsidRPr="008A35D1">
        <w:rPr>
          <w:b/>
          <w:bCs/>
          <w:color w:val="FF0000"/>
          <w:spacing w:val="-4"/>
        </w:rPr>
        <w:t>)</w:t>
      </w:r>
      <w:r w:rsidR="00EF6BFD">
        <w:rPr>
          <w:b/>
          <w:bCs/>
          <w:color w:val="FF0000"/>
          <w:spacing w:val="-4"/>
        </w:rPr>
        <w:t>, and</w:t>
      </w:r>
      <w:proofErr w:type="gramEnd"/>
      <w:r w:rsidR="00EF6BFD">
        <w:rPr>
          <w:b/>
          <w:bCs/>
          <w:color w:val="FF0000"/>
          <w:spacing w:val="-4"/>
        </w:rPr>
        <w:t xml:space="preserve"> will thus be verified in this study</w:t>
      </w:r>
      <w:r w:rsidR="00EF6BFD">
        <w:rPr>
          <w:color w:val="000000"/>
          <w:spacing w:val="-4"/>
        </w:rPr>
        <w:t xml:space="preserve">. </w:t>
      </w:r>
      <w:r w:rsidR="00855EFA" w:rsidRPr="00855EFA">
        <w:rPr>
          <w:color w:val="000000"/>
          <w:spacing w:val="-4"/>
        </w:rPr>
        <w:t xml:space="preserve">The specifications of the two-phase interleaved flyback rectifier and transformer </w:t>
      </w:r>
      <w:r w:rsidR="00EE40C3">
        <w:rPr>
          <w:color w:val="000000"/>
          <w:spacing w:val="-4"/>
        </w:rPr>
        <w:t xml:space="preserve">for the simulation verification </w:t>
      </w:r>
      <w:r w:rsidR="00855EFA" w:rsidRPr="00855EFA">
        <w:rPr>
          <w:color w:val="000000"/>
          <w:spacing w:val="-4"/>
        </w:rPr>
        <w:t>are shown in Tables I</w:t>
      </w:r>
      <w:r w:rsidR="004B7EA9">
        <w:rPr>
          <w:color w:val="000000"/>
          <w:spacing w:val="-4"/>
        </w:rPr>
        <w:t>I</w:t>
      </w:r>
      <w:r w:rsidR="00855EFA" w:rsidRPr="00855EFA">
        <w:rPr>
          <w:color w:val="000000"/>
          <w:spacing w:val="-4"/>
        </w:rPr>
        <w:t xml:space="preserve"> and </w:t>
      </w:r>
      <w:r w:rsidR="004B7EA9">
        <w:rPr>
          <w:color w:val="000000"/>
          <w:spacing w:val="-4"/>
        </w:rPr>
        <w:t>I</w:t>
      </w:r>
      <w:r w:rsidR="00855EFA" w:rsidRPr="00855EFA">
        <w:rPr>
          <w:color w:val="000000"/>
          <w:spacing w:val="-4"/>
        </w:rPr>
        <w:t>II respectively.</w:t>
      </w:r>
      <w:r w:rsidR="008A35D1">
        <w:rPr>
          <w:color w:val="000000"/>
          <w:spacing w:val="-4"/>
        </w:rPr>
        <w:t xml:space="preserve"> </w:t>
      </w:r>
      <w:r w:rsidR="004E539D" w:rsidRPr="004E539D">
        <w:rPr>
          <w:color w:val="000000"/>
          <w:spacing w:val="-4"/>
          <w:lang w:val="en-PH"/>
        </w:rPr>
        <w:t>The prototype circuit has</w:t>
      </w:r>
      <w:r w:rsidR="004E539D">
        <w:rPr>
          <w:color w:val="000000"/>
          <w:spacing w:val="-4"/>
          <w:lang w:val="en-PH"/>
        </w:rPr>
        <w:t xml:space="preserve"> </w:t>
      </w:r>
      <w:r w:rsidR="004E539D" w:rsidRPr="004E539D">
        <w:rPr>
          <w:color w:val="000000"/>
          <w:spacing w:val="-4"/>
          <w:lang w:val="en-PH"/>
        </w:rPr>
        <w:t>no control stage for the output voltage yet since this study only focuses on a proof</w:t>
      </w:r>
      <w:r w:rsidR="004E539D">
        <w:rPr>
          <w:color w:val="000000"/>
          <w:spacing w:val="-4"/>
          <w:lang w:val="en-PH"/>
        </w:rPr>
        <w:t xml:space="preserve"> </w:t>
      </w:r>
      <w:r w:rsidR="004E539D" w:rsidRPr="004E539D">
        <w:rPr>
          <w:color w:val="000000"/>
          <w:spacing w:val="-4"/>
          <w:lang w:val="en-PH"/>
        </w:rPr>
        <w:t xml:space="preserve">of concept </w:t>
      </w:r>
      <w:r w:rsidR="004E539D">
        <w:rPr>
          <w:color w:val="000000"/>
          <w:spacing w:val="-4"/>
          <w:lang w:val="en-PH"/>
        </w:rPr>
        <w:t>fi</w:t>
      </w:r>
      <w:r w:rsidR="004E539D" w:rsidRPr="004E539D">
        <w:rPr>
          <w:color w:val="000000"/>
          <w:spacing w:val="-4"/>
          <w:lang w:val="en-PH"/>
        </w:rPr>
        <w:t>rst.</w:t>
      </w:r>
      <w:r w:rsidR="004E539D">
        <w:rPr>
          <w:color w:val="000000"/>
          <w:spacing w:val="-4"/>
        </w:rPr>
        <w:t xml:space="preserve"> </w:t>
      </w:r>
      <w:r w:rsidR="00FF654F" w:rsidRPr="00182BFA">
        <w:rPr>
          <w:b/>
          <w:bCs/>
          <w:color w:val="FF0000"/>
          <w:spacing w:val="-4"/>
        </w:rPr>
        <w:t>The duty cycle is calculated using (</w:t>
      </w:r>
      <w:r w:rsidR="007C32FA">
        <w:rPr>
          <w:b/>
          <w:bCs/>
          <w:color w:val="FF0000"/>
          <w:spacing w:val="-4"/>
        </w:rPr>
        <w:t>25</w:t>
      </w:r>
      <w:r w:rsidR="00FF654F" w:rsidRPr="00182BFA">
        <w:rPr>
          <w:b/>
          <w:bCs/>
          <w:color w:val="FF0000"/>
          <w:spacing w:val="-4"/>
        </w:rPr>
        <w:t xml:space="preserve">) </w:t>
      </w:r>
      <w:r w:rsidR="0031624A" w:rsidRPr="00182BFA">
        <w:rPr>
          <w:b/>
          <w:bCs/>
          <w:color w:val="FF0000"/>
          <w:spacing w:val="-4"/>
        </w:rPr>
        <w:t>[</w:t>
      </w:r>
      <w:r w:rsidR="00182BFA" w:rsidRPr="00182BFA">
        <w:rPr>
          <w:b/>
          <w:bCs/>
          <w:color w:val="FF0000"/>
          <w:spacing w:val="-4"/>
        </w:rPr>
        <w:t>8</w:t>
      </w:r>
      <w:r w:rsidR="0031624A" w:rsidRPr="00182BFA">
        <w:rPr>
          <w:b/>
          <w:bCs/>
          <w:color w:val="FF0000"/>
          <w:spacing w:val="-4"/>
        </w:rPr>
        <w:t>]</w:t>
      </w:r>
      <w:r w:rsidR="00182BFA" w:rsidRPr="00182BFA">
        <w:rPr>
          <w:b/>
          <w:bCs/>
          <w:color w:val="FF0000"/>
          <w:spacing w:val="-4"/>
        </w:rPr>
        <w:t>.</w:t>
      </w:r>
      <w:r w:rsidR="00D37444" w:rsidRPr="00D37444">
        <w:rPr>
          <w:noProof/>
        </w:rPr>
        <w:t xml:space="preserve"> </w:t>
      </w:r>
    </w:p>
    <w:p w14:paraId="080592B5" w14:textId="12DA78C8" w:rsidR="00360F0B" w:rsidRPr="00E5184A" w:rsidRDefault="001907D5" w:rsidP="00182BFA">
      <w:pPr>
        <w:widowControl w:val="0"/>
        <w:pBdr>
          <w:top w:val="nil"/>
          <w:left w:val="nil"/>
          <w:bottom w:val="nil"/>
          <w:right w:val="nil"/>
          <w:between w:val="nil"/>
        </w:pBdr>
        <w:spacing w:line="252" w:lineRule="auto"/>
        <w:jc w:val="both"/>
        <w:rPr>
          <w:b/>
          <w:bCs/>
          <w:color w:val="FF0000"/>
          <w:lang w:val="x-none"/>
        </w:rPr>
      </w:pPr>
      <m:oMathPara>
        <m:oMath>
          <m:eqArr>
            <m:eqArrPr>
              <m:maxDist m:val="1"/>
              <m:ctrlPr>
                <w:rPr>
                  <w:rFonts w:ascii="Cambria Math" w:hAnsi="Cambria Math"/>
                  <w:b/>
                  <w:bCs/>
                  <w:i/>
                  <w:iCs/>
                  <w:color w:val="FF0000"/>
                  <w:lang w:val="x-none"/>
                </w:rPr>
              </m:ctrlPr>
            </m:eqArrPr>
            <m:e>
              <m:r>
                <m:rPr>
                  <m:sty m:val="bi"/>
                </m:rPr>
                <w:rPr>
                  <w:rFonts w:ascii="Cambria Math" w:hAnsi="Cambria Math"/>
                  <w:color w:val="FF0000"/>
                </w:rPr>
                <m:t>D</m:t>
              </m:r>
              <m:r>
                <m:rPr>
                  <m:sty m:val="bi"/>
                </m:rPr>
                <w:rPr>
                  <w:rFonts w:ascii="Cambria Math" w:hAnsi="Cambria Math"/>
                  <w:color w:val="FF0000"/>
                </w:rPr>
                <m:t>=</m:t>
              </m:r>
              <m:f>
                <m:fPr>
                  <m:ctrlPr>
                    <w:rPr>
                      <w:rFonts w:ascii="Cambria Math" w:hAnsi="Cambria Math"/>
                      <w:b/>
                      <w:bCs/>
                      <w:i/>
                      <w:iCs/>
                      <w:color w:val="FF0000"/>
                    </w:rPr>
                  </m:ctrlPr>
                </m:fPr>
                <m:num>
                  <m:r>
                    <m:rPr>
                      <m:sty m:val="bi"/>
                    </m:rPr>
                    <w:rPr>
                      <w:rFonts w:ascii="Cambria Math" w:hAnsi="Cambria Math"/>
                      <w:color w:val="FF0000"/>
                    </w:rPr>
                    <m:t>2</m:t>
                  </m:r>
                </m:num>
                <m:den>
                  <m:sSub>
                    <m:sSubPr>
                      <m:ctrlPr>
                        <w:rPr>
                          <w:rFonts w:ascii="Cambria Math" w:hAnsi="Cambria Math"/>
                          <w:b/>
                          <w:bCs/>
                          <w:i/>
                          <w:iCs/>
                          <w:color w:val="FF0000"/>
                        </w:rPr>
                      </m:ctrlPr>
                    </m:sSubPr>
                    <m:e>
                      <m:r>
                        <m:rPr>
                          <m:sty m:val="bi"/>
                        </m:rPr>
                        <w:rPr>
                          <w:rFonts w:ascii="Cambria Math" w:hAnsi="Cambria Math"/>
                          <w:color w:val="FF0000"/>
                        </w:rPr>
                        <m:t>v</m:t>
                      </m:r>
                    </m:e>
                    <m:sub>
                      <m:r>
                        <m:rPr>
                          <m:sty m:val="bi"/>
                        </m:rPr>
                        <w:rPr>
                          <w:rFonts w:ascii="Cambria Math" w:hAnsi="Cambria Math"/>
                          <w:color w:val="FF0000"/>
                        </w:rPr>
                        <m:t>in</m:t>
                      </m:r>
                      <m:r>
                        <m:rPr>
                          <m:sty m:val="bi"/>
                        </m:rPr>
                        <w:rPr>
                          <w:rFonts w:ascii="Cambria Math" w:hAnsi="Cambria Math"/>
                          <w:color w:val="FF0000"/>
                        </w:rPr>
                        <m:t xml:space="preserve">, </m:t>
                      </m:r>
                      <m:r>
                        <m:rPr>
                          <m:sty m:val="bi"/>
                        </m:rPr>
                        <w:rPr>
                          <w:rFonts w:ascii="Cambria Math" w:hAnsi="Cambria Math"/>
                          <w:color w:val="FF0000"/>
                        </w:rPr>
                        <m:t>pk</m:t>
                      </m:r>
                    </m:sub>
                  </m:sSub>
                </m:den>
              </m:f>
              <m:rad>
                <m:radPr>
                  <m:degHide m:val="1"/>
                  <m:ctrlPr>
                    <w:rPr>
                      <w:rFonts w:ascii="Cambria Math" w:hAnsi="Cambria Math"/>
                      <w:b/>
                      <w:bCs/>
                      <w:i/>
                      <w:color w:val="FF0000"/>
                      <w:lang w:val="x-none"/>
                    </w:rPr>
                  </m:ctrlPr>
                </m:radPr>
                <m:deg/>
                <m:e>
                  <m:f>
                    <m:fPr>
                      <m:ctrlPr>
                        <w:rPr>
                          <w:rFonts w:ascii="Cambria Math" w:hAnsi="Cambria Math"/>
                          <w:b/>
                          <w:bCs/>
                          <w:i/>
                          <w:color w:val="FF0000"/>
                          <w:lang w:val="x-none"/>
                        </w:rPr>
                      </m:ctrlPr>
                    </m:fPr>
                    <m:num>
                      <m:r>
                        <m:rPr>
                          <m:sty m:val="bi"/>
                        </m:rPr>
                        <w:rPr>
                          <w:rFonts w:ascii="Cambria Math" w:hAnsi="Cambria Math"/>
                          <w:color w:val="FF0000"/>
                          <w:lang w:val="x-none"/>
                        </w:rPr>
                        <m:t>0</m:t>
                      </m:r>
                      <m:r>
                        <m:rPr>
                          <m:sty m:val="bi"/>
                        </m:rPr>
                        <w:rPr>
                          <w:rFonts w:ascii="Cambria Math" w:hAnsi="Cambria Math"/>
                          <w:color w:val="FF0000"/>
                          <w:lang w:val="x-none"/>
                        </w:rPr>
                        <m:t>.</m:t>
                      </m:r>
                      <m:r>
                        <m:rPr>
                          <m:sty m:val="bi"/>
                        </m:rPr>
                        <w:rPr>
                          <w:rFonts w:ascii="Cambria Math" w:hAnsi="Cambria Math"/>
                          <w:color w:val="FF0000"/>
                          <w:lang w:val="x-none"/>
                        </w:rPr>
                        <m:t>5</m:t>
                      </m:r>
                      <m:r>
                        <m:rPr>
                          <m:sty m:val="bi"/>
                        </m:rPr>
                        <w:rPr>
                          <w:rFonts w:ascii="Cambria Math" w:hAnsi="Cambria Math"/>
                          <w:color w:val="FF0000"/>
                          <w:lang w:val="x-none"/>
                        </w:rPr>
                        <m:t xml:space="preserve"> </m:t>
                      </m:r>
                      <m:sSub>
                        <m:sSubPr>
                          <m:ctrlPr>
                            <w:rPr>
                              <w:rFonts w:ascii="Cambria Math" w:hAnsi="Cambria Math"/>
                              <w:b/>
                              <w:bCs/>
                              <w:i/>
                              <w:color w:val="FF0000"/>
                              <w:lang w:val="x-none"/>
                            </w:rPr>
                          </m:ctrlPr>
                        </m:sSubPr>
                        <m:e>
                          <m:r>
                            <m:rPr>
                              <m:sty m:val="bi"/>
                            </m:rPr>
                            <w:rPr>
                              <w:rFonts w:ascii="Cambria Math" w:hAnsi="Cambria Math"/>
                              <w:color w:val="FF0000"/>
                              <w:lang w:val="x-none"/>
                            </w:rPr>
                            <m:t>L</m:t>
                          </m:r>
                        </m:e>
                        <m:sub>
                          <m:r>
                            <m:rPr>
                              <m:sty m:val="bi"/>
                            </m:rPr>
                            <w:rPr>
                              <w:rFonts w:ascii="Cambria Math" w:hAnsi="Cambria Math"/>
                              <w:color w:val="FF0000"/>
                              <w:lang w:val="x-none"/>
                            </w:rPr>
                            <m:t>m</m:t>
                          </m:r>
                        </m:sub>
                      </m:sSub>
                      <m:sSub>
                        <m:sSubPr>
                          <m:ctrlPr>
                            <w:rPr>
                              <w:rFonts w:ascii="Cambria Math" w:hAnsi="Cambria Math"/>
                              <w:b/>
                              <w:bCs/>
                              <w:i/>
                              <w:color w:val="FF0000"/>
                              <w:lang w:val="x-none"/>
                            </w:rPr>
                          </m:ctrlPr>
                        </m:sSubPr>
                        <m:e>
                          <m:r>
                            <m:rPr>
                              <m:sty m:val="bi"/>
                            </m:rPr>
                            <w:rPr>
                              <w:rFonts w:ascii="Cambria Math" w:hAnsi="Cambria Math"/>
                              <w:color w:val="FF0000"/>
                              <w:lang w:val="x-none"/>
                            </w:rPr>
                            <m:t>P</m:t>
                          </m:r>
                        </m:e>
                        <m:sub>
                          <m:r>
                            <m:rPr>
                              <m:sty m:val="bi"/>
                            </m:rPr>
                            <w:rPr>
                              <w:rFonts w:ascii="Cambria Math" w:hAnsi="Cambria Math"/>
                              <w:color w:val="FF0000"/>
                              <w:lang w:val="x-none"/>
                            </w:rPr>
                            <m:t>O</m:t>
                          </m:r>
                        </m:sub>
                      </m:sSub>
                    </m:num>
                    <m:den>
                      <m:sSub>
                        <m:sSubPr>
                          <m:ctrlPr>
                            <w:rPr>
                              <w:rFonts w:ascii="Cambria Math" w:hAnsi="Cambria Math"/>
                              <w:b/>
                              <w:bCs/>
                              <w:i/>
                              <w:color w:val="FF0000"/>
                              <w:lang w:val="x-none"/>
                            </w:rPr>
                          </m:ctrlPr>
                        </m:sSubPr>
                        <m:e>
                          <m:r>
                            <m:rPr>
                              <m:sty m:val="bi"/>
                            </m:rPr>
                            <w:rPr>
                              <w:rFonts w:ascii="Cambria Math" w:hAnsi="Cambria Math"/>
                              <w:color w:val="FF0000"/>
                              <w:lang w:val="x-none"/>
                            </w:rPr>
                            <m:t>T</m:t>
                          </m:r>
                        </m:e>
                        <m:sub>
                          <m:r>
                            <m:rPr>
                              <m:sty m:val="bi"/>
                            </m:rPr>
                            <w:rPr>
                              <w:rFonts w:ascii="Cambria Math" w:hAnsi="Cambria Math"/>
                              <w:color w:val="FF0000"/>
                              <w:lang w:val="x-none"/>
                            </w:rPr>
                            <m:t>s</m:t>
                          </m:r>
                        </m:sub>
                      </m:sSub>
                    </m:den>
                  </m:f>
                </m:e>
              </m:rad>
              <m:r>
                <m:rPr>
                  <m:sty m:val="bi"/>
                </m:rPr>
                <w:rPr>
                  <w:rFonts w:ascii="Cambria Math" w:hAnsi="Cambria Math"/>
                  <w:color w:val="FF0000"/>
                  <w:lang w:val="x-none"/>
                </w:rPr>
                <m:t>#</m:t>
              </m:r>
              <m:d>
                <m:dPr>
                  <m:ctrlPr>
                    <w:rPr>
                      <w:rFonts w:ascii="Cambria Math" w:hAnsi="Cambria Math"/>
                      <w:b/>
                      <w:bCs/>
                      <w:i/>
                      <w:color w:val="FF0000"/>
                      <w:lang w:val="x-none"/>
                    </w:rPr>
                  </m:ctrlPr>
                </m:dPr>
                <m:e>
                  <m:r>
                    <m:rPr>
                      <m:sty m:val="bi"/>
                    </m:rPr>
                    <w:rPr>
                      <w:rFonts w:ascii="Cambria Math" w:hAnsi="Cambria Math"/>
                      <w:color w:val="FF0000"/>
                      <w:lang w:val="x-none"/>
                    </w:rPr>
                    <m:t>25</m:t>
                  </m:r>
                </m:e>
              </m:d>
              <m:ctrlPr>
                <w:rPr>
                  <w:rFonts w:ascii="Cambria Math" w:hAnsi="Cambria Math"/>
                  <w:b/>
                  <w:bCs/>
                  <w:i/>
                  <w:color w:val="FF0000"/>
                  <w:lang w:val="x-none"/>
                </w:rPr>
              </m:ctrlPr>
            </m:e>
          </m:eqArr>
        </m:oMath>
      </m:oMathPara>
    </w:p>
    <w:p w14:paraId="23F88364" w14:textId="5D7D6742" w:rsidR="00371CAB" w:rsidRPr="00A45368" w:rsidRDefault="007C32FA" w:rsidP="00B73525">
      <w:pPr>
        <w:widowControl w:val="0"/>
        <w:pBdr>
          <w:top w:val="nil"/>
          <w:left w:val="nil"/>
          <w:bottom w:val="nil"/>
          <w:right w:val="nil"/>
          <w:between w:val="nil"/>
        </w:pBdr>
        <w:spacing w:after="120" w:line="252" w:lineRule="auto"/>
        <w:jc w:val="both"/>
        <w:rPr>
          <w:b/>
          <w:bCs/>
          <w:i/>
          <w:iCs/>
          <w:color w:val="FF0000"/>
          <w:spacing w:val="-4"/>
        </w:rPr>
      </w:pPr>
      <w:r w:rsidRPr="00A45368">
        <w:rPr>
          <w:b/>
          <w:bCs/>
          <w:i/>
          <w:iCs/>
          <w:color w:val="FF0000"/>
          <w:spacing w:val="-4"/>
        </w:rPr>
        <w:t xml:space="preserve"> </w:t>
      </w:r>
      <w:r w:rsidR="00371CAB" w:rsidRPr="00A45368">
        <w:rPr>
          <w:b/>
          <w:bCs/>
          <w:i/>
          <w:iCs/>
          <w:color w:val="FF0000"/>
          <w:spacing w:val="-4"/>
        </w:rPr>
        <w:t xml:space="preserve">B. </w:t>
      </w:r>
      <w:r w:rsidR="00973A4C" w:rsidRPr="00A45368">
        <w:rPr>
          <w:b/>
          <w:bCs/>
          <w:i/>
          <w:iCs/>
          <w:color w:val="FF0000"/>
          <w:spacing w:val="-4"/>
        </w:rPr>
        <w:t>Simulation</w:t>
      </w:r>
      <w:r w:rsidR="00371CAB" w:rsidRPr="00A45368">
        <w:rPr>
          <w:b/>
          <w:bCs/>
          <w:i/>
          <w:iCs/>
          <w:color w:val="FF0000"/>
          <w:spacing w:val="-4"/>
        </w:rPr>
        <w:t xml:space="preserve"> Results</w:t>
      </w:r>
    </w:p>
    <w:p w14:paraId="70CB6F7A" w14:textId="18E1A613" w:rsidR="00360F0B" w:rsidRPr="007C32FA" w:rsidRDefault="004A6D87" w:rsidP="007C32FA">
      <w:pPr>
        <w:widowControl w:val="0"/>
        <w:pBdr>
          <w:top w:val="nil"/>
          <w:left w:val="nil"/>
          <w:bottom w:val="nil"/>
          <w:right w:val="nil"/>
          <w:between w:val="nil"/>
        </w:pBdr>
        <w:spacing w:after="120" w:line="252" w:lineRule="auto"/>
        <w:ind w:firstLine="204"/>
        <w:jc w:val="both"/>
        <w:rPr>
          <w:b/>
          <w:bCs/>
          <w:color w:val="FF0000"/>
          <w:spacing w:val="-4"/>
          <w:lang w:val="en-PH"/>
        </w:rPr>
      </w:pPr>
      <w:r w:rsidRPr="00A45368">
        <w:rPr>
          <w:b/>
          <w:bCs/>
          <w:color w:val="FF0000"/>
          <w:spacing w:val="-4"/>
          <w:lang w:val="en-PH"/>
        </w:rPr>
        <w:t xml:space="preserve">Figure </w:t>
      </w:r>
      <w:r w:rsidR="00B73525" w:rsidRPr="00A45368">
        <w:rPr>
          <w:b/>
          <w:bCs/>
          <w:color w:val="FF0000"/>
          <w:spacing w:val="-4"/>
          <w:lang w:val="en-PH"/>
        </w:rPr>
        <w:t>11</w:t>
      </w:r>
      <w:r w:rsidRPr="00A45368">
        <w:rPr>
          <w:b/>
          <w:bCs/>
          <w:color w:val="FF0000"/>
          <w:spacing w:val="-4"/>
          <w:lang w:val="en-PH"/>
        </w:rPr>
        <w:t xml:space="preserve"> shows waveforms </w:t>
      </w:r>
      <w:r w:rsidR="006176D2" w:rsidRPr="00A45368">
        <w:rPr>
          <w:b/>
          <w:bCs/>
          <w:color w:val="FF0000"/>
          <w:spacing w:val="-4"/>
          <w:lang w:val="en-PH"/>
        </w:rPr>
        <w:t xml:space="preserve">of </w:t>
      </w:r>
      <w:r w:rsidRPr="00A45368">
        <w:rPr>
          <w:b/>
          <w:bCs/>
          <w:color w:val="FF0000"/>
          <w:spacing w:val="-4"/>
          <w:lang w:val="en-PH"/>
        </w:rPr>
        <w:t xml:space="preserve">from the simulation testing of the two-phase interleaved flyback rectifier with the proposed transformer at </w:t>
      </w:r>
      <w:r w:rsidR="00094870" w:rsidRPr="00A45368">
        <w:rPr>
          <w:b/>
          <w:bCs/>
          <w:color w:val="FF0000"/>
          <w:spacing w:val="-4"/>
          <w:lang w:val="en-PH"/>
        </w:rPr>
        <w:t>2</w:t>
      </w:r>
      <w:r w:rsidR="008D1D45" w:rsidRPr="00A45368">
        <w:rPr>
          <w:b/>
          <w:bCs/>
          <w:color w:val="FF0000"/>
          <w:spacing w:val="-4"/>
          <w:lang w:val="en-PH"/>
        </w:rPr>
        <w:t>4</w:t>
      </w:r>
      <w:r w:rsidRPr="00A45368">
        <w:rPr>
          <w:b/>
          <w:bCs/>
          <w:color w:val="FF0000"/>
          <w:spacing w:val="-4"/>
          <w:lang w:val="en-PH"/>
        </w:rPr>
        <w:t xml:space="preserve">0 W. </w:t>
      </w:r>
      <w:r w:rsidR="008D1D45" w:rsidRPr="00A45368">
        <w:rPr>
          <w:b/>
          <w:bCs/>
          <w:color w:val="FF0000"/>
          <w:spacing w:val="-4"/>
          <w:lang w:val="en-PH"/>
        </w:rPr>
        <w:t xml:space="preserve">Key waveforms of the circuit were observed from the simulation, which include </w:t>
      </w:r>
      <w:r w:rsidR="008D1D45" w:rsidRPr="00A45368">
        <w:rPr>
          <w:b/>
          <w:bCs/>
          <w:i/>
          <w:iCs/>
          <w:color w:val="FF0000"/>
          <w:spacing w:val="-4"/>
          <w:lang w:val="en-PH"/>
        </w:rPr>
        <w:t>v</w:t>
      </w:r>
      <w:r w:rsidR="008D1D45" w:rsidRPr="00A45368">
        <w:rPr>
          <w:b/>
          <w:bCs/>
          <w:i/>
          <w:iCs/>
          <w:color w:val="FF0000"/>
          <w:spacing w:val="-4"/>
          <w:vertAlign w:val="subscript"/>
          <w:lang w:val="en-PH"/>
        </w:rPr>
        <w:t>gs</w:t>
      </w:r>
      <w:r w:rsidR="008D1D45" w:rsidRPr="00A45368">
        <w:rPr>
          <w:b/>
          <w:bCs/>
          <w:color w:val="FF0000"/>
          <w:spacing w:val="-4"/>
          <w:vertAlign w:val="subscript"/>
          <w:lang w:val="en-PH"/>
        </w:rPr>
        <w:t xml:space="preserve">1 </w:t>
      </w:r>
      <w:r w:rsidR="008D1D45" w:rsidRPr="00A45368">
        <w:rPr>
          <w:b/>
          <w:bCs/>
          <w:color w:val="FF0000"/>
          <w:spacing w:val="-4"/>
          <w:lang w:val="en-PH"/>
        </w:rPr>
        <w:t xml:space="preserve">and </w:t>
      </w:r>
      <w:r w:rsidR="008D1D45" w:rsidRPr="00A45368">
        <w:rPr>
          <w:b/>
          <w:bCs/>
          <w:i/>
          <w:iCs/>
          <w:color w:val="FF0000"/>
          <w:spacing w:val="-4"/>
          <w:lang w:val="en-PH"/>
        </w:rPr>
        <w:t>v</w:t>
      </w:r>
      <w:r w:rsidR="008D1D45" w:rsidRPr="00A45368">
        <w:rPr>
          <w:b/>
          <w:bCs/>
          <w:i/>
          <w:iCs/>
          <w:color w:val="FF0000"/>
          <w:spacing w:val="-4"/>
          <w:vertAlign w:val="subscript"/>
          <w:lang w:val="en-PH"/>
        </w:rPr>
        <w:t>gs</w:t>
      </w:r>
      <w:r w:rsidR="008D1D45" w:rsidRPr="00A45368">
        <w:rPr>
          <w:b/>
          <w:bCs/>
          <w:color w:val="FF0000"/>
          <w:spacing w:val="-4"/>
          <w:vertAlign w:val="subscript"/>
          <w:lang w:val="en-PH"/>
        </w:rPr>
        <w:t>2</w:t>
      </w:r>
      <w:r w:rsidR="008D1D45" w:rsidRPr="00A45368">
        <w:rPr>
          <w:b/>
          <w:bCs/>
          <w:color w:val="FF0000"/>
          <w:spacing w:val="-4"/>
          <w:lang w:val="en-PH"/>
        </w:rPr>
        <w:t xml:space="preserve">, </w:t>
      </w:r>
      <w:r w:rsidR="008D1D45" w:rsidRPr="00A45368">
        <w:rPr>
          <w:b/>
          <w:bCs/>
          <w:i/>
          <w:iCs/>
          <w:color w:val="FF0000"/>
          <w:spacing w:val="-4"/>
          <w:lang w:val="en-PH"/>
        </w:rPr>
        <w:t>i</w:t>
      </w:r>
      <w:r w:rsidR="008D1D45" w:rsidRPr="00A45368">
        <w:rPr>
          <w:b/>
          <w:bCs/>
          <w:i/>
          <w:iCs/>
          <w:color w:val="FF0000"/>
          <w:spacing w:val="-4"/>
          <w:vertAlign w:val="subscript"/>
          <w:lang w:val="en-PH"/>
        </w:rPr>
        <w:t>Lm</w:t>
      </w:r>
      <w:r w:rsidR="008D1D45" w:rsidRPr="00A45368">
        <w:rPr>
          <w:b/>
          <w:bCs/>
          <w:color w:val="FF0000"/>
          <w:spacing w:val="-4"/>
          <w:vertAlign w:val="subscript"/>
          <w:lang w:val="en-PH"/>
        </w:rPr>
        <w:t xml:space="preserve">1 </w:t>
      </w:r>
      <w:r w:rsidR="008D1D45" w:rsidRPr="00A45368">
        <w:rPr>
          <w:b/>
          <w:bCs/>
          <w:color w:val="FF0000"/>
          <w:spacing w:val="-4"/>
          <w:lang w:val="en-PH"/>
        </w:rPr>
        <w:t xml:space="preserve">and </w:t>
      </w:r>
      <w:r w:rsidR="008D1D45" w:rsidRPr="00A45368">
        <w:rPr>
          <w:b/>
          <w:bCs/>
          <w:i/>
          <w:iCs/>
          <w:color w:val="FF0000"/>
          <w:spacing w:val="-4"/>
          <w:lang w:val="en-PH"/>
        </w:rPr>
        <w:t>i</w:t>
      </w:r>
      <w:r w:rsidR="008D1D45" w:rsidRPr="00A45368">
        <w:rPr>
          <w:b/>
          <w:bCs/>
          <w:i/>
          <w:iCs/>
          <w:color w:val="FF0000"/>
          <w:spacing w:val="-4"/>
          <w:vertAlign w:val="subscript"/>
          <w:lang w:val="en-PH"/>
        </w:rPr>
        <w:t>Lm</w:t>
      </w:r>
      <w:r w:rsidR="008D1D45" w:rsidRPr="00A45368">
        <w:rPr>
          <w:b/>
          <w:bCs/>
          <w:color w:val="FF0000"/>
          <w:spacing w:val="-4"/>
          <w:vertAlign w:val="subscript"/>
          <w:lang w:val="en-PH"/>
        </w:rPr>
        <w:t>2</w:t>
      </w:r>
      <w:r w:rsidR="008D1D45" w:rsidRPr="00A45368">
        <w:rPr>
          <w:b/>
          <w:bCs/>
          <w:color w:val="FF0000"/>
          <w:spacing w:val="-4"/>
          <w:lang w:val="en-PH"/>
        </w:rPr>
        <w:t>, and the fluxes</w:t>
      </w:r>
      <w:r w:rsidR="008D1D45" w:rsidRPr="00A45368">
        <w:rPr>
          <w:b/>
          <w:bCs/>
          <w:i/>
          <w:iCs/>
          <w:color w:val="FF0000"/>
          <w:spacing w:val="-4"/>
          <w:lang w:val="en-PH"/>
        </w:rPr>
        <w:t xml:space="preserve"> B</w:t>
      </w:r>
      <w:r w:rsidR="008D1D45" w:rsidRPr="00A45368">
        <w:rPr>
          <w:b/>
          <w:bCs/>
          <w:i/>
          <w:iCs/>
          <w:color w:val="FF0000"/>
          <w:spacing w:val="-4"/>
          <w:vertAlign w:val="subscript"/>
          <w:lang w:val="en-PH"/>
        </w:rPr>
        <w:t>o</w:t>
      </w:r>
      <w:r w:rsidR="008D1D45" w:rsidRPr="00A45368">
        <w:rPr>
          <w:b/>
          <w:bCs/>
          <w:color w:val="FF0000"/>
          <w:spacing w:val="-4"/>
          <w:vertAlign w:val="subscript"/>
          <w:lang w:val="en-PH"/>
        </w:rPr>
        <w:t>1</w:t>
      </w:r>
      <w:r w:rsidR="008D1D45" w:rsidRPr="00A45368">
        <w:rPr>
          <w:b/>
          <w:bCs/>
          <w:color w:val="FF0000"/>
          <w:spacing w:val="-4"/>
          <w:lang w:val="en-PH"/>
        </w:rPr>
        <w:t xml:space="preserve">, </w:t>
      </w:r>
      <w:r w:rsidR="008D1D45" w:rsidRPr="00A45368">
        <w:rPr>
          <w:b/>
          <w:bCs/>
          <w:i/>
          <w:iCs/>
          <w:color w:val="FF0000"/>
          <w:spacing w:val="-4"/>
          <w:lang w:val="en-PH"/>
        </w:rPr>
        <w:t>B</w:t>
      </w:r>
      <w:r w:rsidR="008D1D45" w:rsidRPr="00A45368">
        <w:rPr>
          <w:b/>
          <w:bCs/>
          <w:i/>
          <w:iCs/>
          <w:color w:val="FF0000"/>
          <w:spacing w:val="-4"/>
          <w:vertAlign w:val="subscript"/>
          <w:lang w:val="en-PH"/>
        </w:rPr>
        <w:t>o</w:t>
      </w:r>
      <w:r w:rsidR="008D1D45" w:rsidRPr="00A45368">
        <w:rPr>
          <w:b/>
          <w:bCs/>
          <w:color w:val="FF0000"/>
          <w:spacing w:val="-4"/>
          <w:vertAlign w:val="subscript"/>
          <w:lang w:val="en-PH"/>
        </w:rPr>
        <w:t>2</w:t>
      </w:r>
      <w:r w:rsidR="008D1D45" w:rsidRPr="00A45368">
        <w:rPr>
          <w:b/>
          <w:bCs/>
          <w:color w:val="FF0000"/>
          <w:spacing w:val="-4"/>
          <w:lang w:val="en-PH"/>
        </w:rPr>
        <w:t>,</w:t>
      </w:r>
      <w:r w:rsidR="00032B0E" w:rsidRPr="00A45368">
        <w:rPr>
          <w:b/>
          <w:bCs/>
          <w:color w:val="FF0000"/>
          <w:spacing w:val="-4"/>
          <w:vertAlign w:val="subscript"/>
          <w:lang w:val="en-PH"/>
        </w:rPr>
        <w:t xml:space="preserve"> </w:t>
      </w:r>
      <w:r w:rsidR="00032B0E" w:rsidRPr="00A45368">
        <w:rPr>
          <w:b/>
          <w:bCs/>
          <w:color w:val="FF0000"/>
          <w:spacing w:val="-4"/>
          <w:lang w:val="en-PH"/>
        </w:rPr>
        <w:t>and</w:t>
      </w:r>
      <w:r w:rsidR="00032B0E" w:rsidRPr="00A45368">
        <w:rPr>
          <w:b/>
          <w:bCs/>
          <w:color w:val="FF0000"/>
          <w:spacing w:val="-4"/>
          <w:vertAlign w:val="subscript"/>
          <w:lang w:val="en-PH"/>
        </w:rPr>
        <w:t xml:space="preserve"> </w:t>
      </w:r>
      <w:proofErr w:type="spellStart"/>
      <w:r w:rsidR="00032B0E" w:rsidRPr="00A45368">
        <w:rPr>
          <w:b/>
          <w:bCs/>
          <w:i/>
          <w:iCs/>
          <w:color w:val="FF0000"/>
          <w:spacing w:val="-4"/>
          <w:lang w:val="en-PH"/>
        </w:rPr>
        <w:t>B</w:t>
      </w:r>
      <w:r w:rsidR="00032B0E" w:rsidRPr="00A45368">
        <w:rPr>
          <w:b/>
          <w:bCs/>
          <w:i/>
          <w:iCs/>
          <w:color w:val="FF0000"/>
          <w:spacing w:val="-4"/>
          <w:vertAlign w:val="subscript"/>
          <w:lang w:val="en-PH"/>
        </w:rPr>
        <w:t>c</w:t>
      </w:r>
      <w:proofErr w:type="spellEnd"/>
      <w:r w:rsidR="008D1D45" w:rsidRPr="00A45368">
        <w:rPr>
          <w:b/>
          <w:bCs/>
          <w:color w:val="FF0000"/>
          <w:spacing w:val="-4"/>
          <w:vertAlign w:val="subscript"/>
          <w:lang w:val="en-PH"/>
        </w:rPr>
        <w:t xml:space="preserve"> </w:t>
      </w:r>
      <w:r w:rsidR="00032B0E" w:rsidRPr="00A45368">
        <w:rPr>
          <w:b/>
          <w:bCs/>
          <w:color w:val="FF0000"/>
          <w:spacing w:val="-4"/>
          <w:lang w:val="en-PH"/>
        </w:rPr>
        <w:t xml:space="preserve">. Similar waveforms to that of Fig. 4 </w:t>
      </w:r>
      <w:r w:rsidR="006068A7" w:rsidRPr="00A45368">
        <w:rPr>
          <w:b/>
          <w:bCs/>
          <w:color w:val="FF0000"/>
          <w:spacing w:val="-4"/>
          <w:lang w:val="en-PH"/>
        </w:rPr>
        <w:t>have been observed</w:t>
      </w:r>
      <w:r w:rsidRPr="00A45368">
        <w:rPr>
          <w:b/>
          <w:bCs/>
          <w:color w:val="FF0000"/>
          <w:spacing w:val="-4"/>
          <w:lang w:val="en-PH"/>
        </w:rPr>
        <w:t xml:space="preserve">. </w:t>
      </w:r>
      <w:r w:rsidR="006068A7" w:rsidRPr="00A45368">
        <w:rPr>
          <w:b/>
          <w:bCs/>
          <w:color w:val="FF0000"/>
          <w:spacing w:val="-4"/>
          <w:lang w:val="en-PH"/>
        </w:rPr>
        <w:t xml:space="preserve">Flux </w:t>
      </w:r>
      <w:r w:rsidR="00582BD0" w:rsidRPr="00A45368">
        <w:rPr>
          <w:b/>
          <w:bCs/>
          <w:color w:val="FF0000"/>
          <w:spacing w:val="-4"/>
          <w:lang w:val="en-PH"/>
        </w:rPr>
        <w:t xml:space="preserve"> </w:t>
      </w:r>
      <w:r w:rsidR="006068A7" w:rsidRPr="00A45368">
        <w:rPr>
          <w:b/>
          <w:bCs/>
          <w:color w:val="FF0000"/>
          <w:spacing w:val="-4"/>
          <w:lang w:val="en-PH"/>
        </w:rPr>
        <w:t xml:space="preserve">cancellation is observed in the </w:t>
      </w:r>
      <w:r w:rsidR="00D5150A" w:rsidRPr="00A45368">
        <w:rPr>
          <w:b/>
          <w:bCs/>
          <w:color w:val="FF0000"/>
          <w:spacing w:val="-4"/>
          <w:lang w:val="en-PH"/>
        </w:rPr>
        <w:t xml:space="preserve">center leg </w:t>
      </w:r>
      <w:r w:rsidR="00B15265" w:rsidRPr="00A45368">
        <w:rPr>
          <w:b/>
          <w:bCs/>
          <w:color w:val="FF0000"/>
          <w:spacing w:val="-4"/>
          <w:lang w:val="en-PH"/>
        </w:rPr>
        <w:t>during the time that it is inactive,</w:t>
      </w:r>
      <w:r w:rsidR="00D5150A" w:rsidRPr="00A45368">
        <w:rPr>
          <w:b/>
          <w:bCs/>
          <w:color w:val="FF0000"/>
          <w:spacing w:val="-4"/>
          <w:lang w:val="en-PH"/>
        </w:rPr>
        <w:t xml:space="preserve"> which then confirms the </w:t>
      </w:r>
      <w:r w:rsidR="00B15265" w:rsidRPr="00A45368">
        <w:rPr>
          <w:b/>
          <w:bCs/>
          <w:color w:val="FF0000"/>
          <w:spacing w:val="-4"/>
          <w:lang w:val="en-PH"/>
        </w:rPr>
        <w:t xml:space="preserve">validity of the theoretical operation proposed in Section II. Moreover, </w:t>
      </w:r>
      <w:r w:rsidR="00AA6C6D" w:rsidRPr="00A45368">
        <w:rPr>
          <w:b/>
          <w:bCs/>
          <w:color w:val="FF0000"/>
          <w:spacing w:val="-4"/>
          <w:lang w:val="en-PH"/>
        </w:rPr>
        <w:t xml:space="preserve">the increase and decrease of fluxes were all linear, therefore confirming that there is indeed no magnetic </w:t>
      </w:r>
      <w:r w:rsidR="00624189" w:rsidRPr="00A45368">
        <w:rPr>
          <w:b/>
          <w:bCs/>
          <w:color w:val="FF0000"/>
          <w:spacing w:val="-4"/>
          <w:lang w:val="en-PH"/>
        </w:rPr>
        <w:t xml:space="preserve">coupling </w:t>
      </w:r>
      <w:r w:rsidR="00AA6C6D" w:rsidRPr="00A45368">
        <w:rPr>
          <w:b/>
          <w:bCs/>
          <w:color w:val="FF0000"/>
          <w:spacing w:val="-4"/>
          <w:lang w:val="en-PH"/>
        </w:rPr>
        <w:t xml:space="preserve">interference. </w:t>
      </w:r>
      <w:r w:rsidR="0036444F" w:rsidRPr="00A45368">
        <w:rPr>
          <w:b/>
          <w:bCs/>
          <w:color w:val="FF0000"/>
          <w:spacing w:val="-4"/>
        </w:rPr>
        <w:t>The effects of the resonance between the leakage inductance and parasitic capacitance</w:t>
      </w:r>
      <w:r w:rsidRPr="00A45368">
        <w:rPr>
          <w:b/>
          <w:bCs/>
          <w:color w:val="FF0000"/>
          <w:spacing w:val="-4"/>
          <w:lang w:val="en-PH"/>
        </w:rPr>
        <w:t xml:space="preserve"> </w:t>
      </w:r>
      <w:r w:rsidR="0036444F" w:rsidRPr="00A45368">
        <w:rPr>
          <w:b/>
          <w:bCs/>
          <w:color w:val="FF0000"/>
          <w:spacing w:val="-4"/>
          <w:lang w:val="en-PH"/>
        </w:rPr>
        <w:t>can however be seen in the waveforms.</w:t>
      </w:r>
      <w:r w:rsidR="00BF7026">
        <w:rPr>
          <w:b/>
          <w:bCs/>
          <w:color w:val="FF0000"/>
          <w:spacing w:val="-4"/>
          <w:lang w:val="en-PH"/>
        </w:rPr>
        <w:t xml:space="preserve"> Saturation was also not observed.</w:t>
      </w:r>
      <w:r w:rsidR="0036444F" w:rsidRPr="00A45368">
        <w:rPr>
          <w:b/>
          <w:bCs/>
          <w:color w:val="FF0000"/>
          <w:spacing w:val="-4"/>
          <w:lang w:val="en-PH"/>
        </w:rPr>
        <w:t xml:space="preserve"> </w:t>
      </w:r>
      <w:r w:rsidRPr="00A45368">
        <w:rPr>
          <w:b/>
          <w:bCs/>
          <w:color w:val="FF0000"/>
          <w:spacing w:val="-4"/>
          <w:lang w:val="en-PH"/>
        </w:rPr>
        <w:t>Therefore, from simulation, the</w:t>
      </w:r>
      <w:r w:rsidR="001C7389" w:rsidRPr="00A45368">
        <w:rPr>
          <w:b/>
          <w:bCs/>
          <w:color w:val="FF0000"/>
          <w:spacing w:val="-4"/>
          <w:lang w:val="en-PH"/>
        </w:rPr>
        <w:t xml:space="preserve"> </w:t>
      </w:r>
      <w:r w:rsidRPr="00A45368">
        <w:rPr>
          <w:b/>
          <w:bCs/>
          <w:color w:val="FF0000"/>
          <w:spacing w:val="-4"/>
          <w:lang w:val="en-PH"/>
        </w:rPr>
        <w:t xml:space="preserve">two </w:t>
      </w:r>
      <w:r w:rsidR="001C7389" w:rsidRPr="00A45368">
        <w:rPr>
          <w:b/>
          <w:bCs/>
          <w:color w:val="FF0000"/>
          <w:spacing w:val="-4"/>
          <w:lang w:val="en-PH"/>
        </w:rPr>
        <w:t>fl</w:t>
      </w:r>
      <w:r w:rsidRPr="00A45368">
        <w:rPr>
          <w:b/>
          <w:bCs/>
          <w:color w:val="FF0000"/>
          <w:spacing w:val="-4"/>
          <w:lang w:val="en-PH"/>
        </w:rPr>
        <w:t xml:space="preserve">yback converters </w:t>
      </w:r>
      <w:r w:rsidRPr="00A45368">
        <w:rPr>
          <w:b/>
          <w:bCs/>
          <w:i/>
          <w:iCs/>
          <w:color w:val="FF0000"/>
          <w:spacing w:val="-4"/>
          <w:lang w:val="en-PH"/>
        </w:rPr>
        <w:t>N</w:t>
      </w:r>
      <w:r w:rsidRPr="00A45368">
        <w:rPr>
          <w:b/>
          <w:bCs/>
          <w:color w:val="FF0000"/>
          <w:spacing w:val="-4"/>
          <w:vertAlign w:val="subscript"/>
          <w:lang w:val="en-PH"/>
        </w:rPr>
        <w:t>12</w:t>
      </w:r>
      <w:r w:rsidRPr="00A45368">
        <w:rPr>
          <w:b/>
          <w:bCs/>
          <w:color w:val="FF0000"/>
          <w:spacing w:val="-4"/>
          <w:lang w:val="en-PH"/>
        </w:rPr>
        <w:t xml:space="preserve">, </w:t>
      </w:r>
      <w:r w:rsidRPr="00A45368">
        <w:rPr>
          <w:b/>
          <w:bCs/>
          <w:i/>
          <w:iCs/>
          <w:color w:val="FF0000"/>
          <w:spacing w:val="-4"/>
          <w:lang w:val="en-PH"/>
        </w:rPr>
        <w:t>N</w:t>
      </w:r>
      <w:r w:rsidRPr="00A45368">
        <w:rPr>
          <w:b/>
          <w:bCs/>
          <w:color w:val="FF0000"/>
          <w:spacing w:val="-4"/>
          <w:vertAlign w:val="subscript"/>
          <w:lang w:val="en-PH"/>
        </w:rPr>
        <w:t>34</w:t>
      </w:r>
      <w:r w:rsidRPr="00A45368">
        <w:rPr>
          <w:b/>
          <w:bCs/>
          <w:color w:val="FF0000"/>
          <w:spacing w:val="-4"/>
          <w:lang w:val="en-PH"/>
        </w:rPr>
        <w:t xml:space="preserve">, </w:t>
      </w:r>
      <w:r w:rsidRPr="00A45368">
        <w:rPr>
          <w:b/>
          <w:bCs/>
          <w:i/>
          <w:iCs/>
          <w:color w:val="FF0000"/>
          <w:spacing w:val="-4"/>
          <w:lang w:val="en-PH"/>
        </w:rPr>
        <w:t>S</w:t>
      </w:r>
      <w:r w:rsidRPr="00A45368">
        <w:rPr>
          <w:b/>
          <w:bCs/>
          <w:color w:val="FF0000"/>
          <w:spacing w:val="-4"/>
          <w:vertAlign w:val="subscript"/>
          <w:lang w:val="en-PH"/>
        </w:rPr>
        <w:t>1</w:t>
      </w:r>
      <w:r w:rsidRPr="00A45368">
        <w:rPr>
          <w:b/>
          <w:bCs/>
          <w:color w:val="FF0000"/>
          <w:spacing w:val="-4"/>
          <w:lang w:val="en-PH"/>
        </w:rPr>
        <w:t xml:space="preserve">, </w:t>
      </w:r>
      <w:r w:rsidRPr="00A45368">
        <w:rPr>
          <w:b/>
          <w:bCs/>
          <w:i/>
          <w:iCs/>
          <w:color w:val="FF0000"/>
          <w:spacing w:val="-4"/>
          <w:lang w:val="en-PH"/>
        </w:rPr>
        <w:t>D</w:t>
      </w:r>
      <w:r w:rsidRPr="00A45368">
        <w:rPr>
          <w:b/>
          <w:bCs/>
          <w:color w:val="FF0000"/>
          <w:spacing w:val="-4"/>
          <w:vertAlign w:val="subscript"/>
          <w:lang w:val="en-PH"/>
        </w:rPr>
        <w:t>1</w:t>
      </w:r>
      <w:r w:rsidRPr="00A45368">
        <w:rPr>
          <w:b/>
          <w:bCs/>
          <w:color w:val="FF0000"/>
          <w:spacing w:val="-4"/>
          <w:lang w:val="en-PH"/>
        </w:rPr>
        <w:t xml:space="preserve">, </w:t>
      </w:r>
      <w:r w:rsidRPr="00A45368">
        <w:rPr>
          <w:b/>
          <w:bCs/>
          <w:i/>
          <w:iCs/>
          <w:color w:val="FF0000"/>
          <w:spacing w:val="-4"/>
          <w:lang w:val="en-PH"/>
        </w:rPr>
        <w:t>C</w:t>
      </w:r>
      <w:r w:rsidRPr="00A45368">
        <w:rPr>
          <w:b/>
          <w:bCs/>
          <w:color w:val="FF0000"/>
          <w:spacing w:val="-4"/>
          <w:vertAlign w:val="subscript"/>
          <w:lang w:val="en-PH"/>
        </w:rPr>
        <w:t>O</w:t>
      </w:r>
      <w:r w:rsidRPr="00A45368">
        <w:rPr>
          <w:b/>
          <w:bCs/>
          <w:color w:val="FF0000"/>
          <w:spacing w:val="-4"/>
          <w:lang w:val="en-PH"/>
        </w:rPr>
        <w:t xml:space="preserve">, </w:t>
      </w:r>
      <w:r w:rsidRPr="00A45368">
        <w:rPr>
          <w:b/>
          <w:bCs/>
          <w:i/>
          <w:iCs/>
          <w:color w:val="FF0000"/>
          <w:spacing w:val="-4"/>
          <w:lang w:val="en-PH"/>
        </w:rPr>
        <w:t>V</w:t>
      </w:r>
      <w:r w:rsidRPr="00A45368">
        <w:rPr>
          <w:b/>
          <w:bCs/>
          <w:color w:val="FF0000"/>
          <w:spacing w:val="-4"/>
          <w:vertAlign w:val="subscript"/>
          <w:lang w:val="en-PH"/>
        </w:rPr>
        <w:t>O</w:t>
      </w:r>
      <w:r w:rsidRPr="00A45368">
        <w:rPr>
          <w:b/>
          <w:bCs/>
          <w:color w:val="FF0000"/>
          <w:spacing w:val="-4"/>
          <w:lang w:val="en-PH"/>
        </w:rPr>
        <w:t xml:space="preserve"> and </w:t>
      </w:r>
      <w:r w:rsidRPr="00A45368">
        <w:rPr>
          <w:b/>
          <w:bCs/>
          <w:i/>
          <w:iCs/>
          <w:color w:val="FF0000"/>
          <w:spacing w:val="-4"/>
          <w:lang w:val="en-PH"/>
        </w:rPr>
        <w:t>N</w:t>
      </w:r>
      <w:r w:rsidRPr="00A45368">
        <w:rPr>
          <w:b/>
          <w:bCs/>
          <w:color w:val="FF0000"/>
          <w:spacing w:val="-4"/>
          <w:vertAlign w:val="subscript"/>
          <w:lang w:val="en-PH"/>
        </w:rPr>
        <w:t>56</w:t>
      </w:r>
      <w:r w:rsidRPr="00A45368">
        <w:rPr>
          <w:b/>
          <w:bCs/>
          <w:color w:val="FF0000"/>
          <w:spacing w:val="-4"/>
          <w:lang w:val="en-PH"/>
        </w:rPr>
        <w:t xml:space="preserve">, </w:t>
      </w:r>
      <w:r w:rsidRPr="00A45368">
        <w:rPr>
          <w:b/>
          <w:bCs/>
          <w:i/>
          <w:iCs/>
          <w:color w:val="FF0000"/>
          <w:spacing w:val="-4"/>
          <w:lang w:val="en-PH"/>
        </w:rPr>
        <w:t>N</w:t>
      </w:r>
      <w:r w:rsidRPr="00A45368">
        <w:rPr>
          <w:b/>
          <w:bCs/>
          <w:color w:val="FF0000"/>
          <w:spacing w:val="-4"/>
          <w:vertAlign w:val="subscript"/>
          <w:lang w:val="en-PH"/>
        </w:rPr>
        <w:t>78</w:t>
      </w:r>
      <w:r w:rsidRPr="00A45368">
        <w:rPr>
          <w:b/>
          <w:bCs/>
          <w:color w:val="FF0000"/>
          <w:spacing w:val="-4"/>
          <w:lang w:val="en-PH"/>
        </w:rPr>
        <w:t xml:space="preserve">, </w:t>
      </w:r>
      <w:r w:rsidRPr="00A45368">
        <w:rPr>
          <w:b/>
          <w:bCs/>
          <w:i/>
          <w:iCs/>
          <w:color w:val="FF0000"/>
          <w:spacing w:val="-4"/>
          <w:lang w:val="en-PH"/>
        </w:rPr>
        <w:t>S</w:t>
      </w:r>
      <w:r w:rsidRPr="00A45368">
        <w:rPr>
          <w:b/>
          <w:bCs/>
          <w:color w:val="FF0000"/>
          <w:spacing w:val="-4"/>
          <w:vertAlign w:val="subscript"/>
          <w:lang w:val="en-PH"/>
        </w:rPr>
        <w:t>2</w:t>
      </w:r>
      <w:r w:rsidRPr="00A45368">
        <w:rPr>
          <w:b/>
          <w:bCs/>
          <w:color w:val="FF0000"/>
          <w:spacing w:val="-4"/>
          <w:lang w:val="en-PH"/>
        </w:rPr>
        <w:t xml:space="preserve">, </w:t>
      </w:r>
      <w:r w:rsidRPr="00A45368">
        <w:rPr>
          <w:b/>
          <w:bCs/>
          <w:i/>
          <w:iCs/>
          <w:color w:val="FF0000"/>
          <w:spacing w:val="-4"/>
          <w:lang w:val="en-PH"/>
        </w:rPr>
        <w:t>D</w:t>
      </w:r>
      <w:r w:rsidRPr="00A45368">
        <w:rPr>
          <w:b/>
          <w:bCs/>
          <w:color w:val="FF0000"/>
          <w:spacing w:val="-4"/>
          <w:vertAlign w:val="subscript"/>
          <w:lang w:val="en-PH"/>
        </w:rPr>
        <w:t>2</w:t>
      </w:r>
      <w:r w:rsidRPr="00A45368">
        <w:rPr>
          <w:b/>
          <w:bCs/>
          <w:color w:val="FF0000"/>
          <w:spacing w:val="-4"/>
          <w:lang w:val="en-PH"/>
        </w:rPr>
        <w:t xml:space="preserve">, </w:t>
      </w:r>
      <w:r w:rsidRPr="00A45368">
        <w:rPr>
          <w:b/>
          <w:bCs/>
          <w:i/>
          <w:iCs/>
          <w:color w:val="FF0000"/>
          <w:spacing w:val="-4"/>
          <w:lang w:val="en-PH"/>
        </w:rPr>
        <w:t>C</w:t>
      </w:r>
      <w:r w:rsidRPr="00A45368">
        <w:rPr>
          <w:b/>
          <w:bCs/>
          <w:color w:val="FF0000"/>
          <w:spacing w:val="-4"/>
          <w:vertAlign w:val="subscript"/>
          <w:lang w:val="en-PH"/>
        </w:rPr>
        <w:t>O</w:t>
      </w:r>
      <w:r w:rsidRPr="00A45368">
        <w:rPr>
          <w:b/>
          <w:bCs/>
          <w:color w:val="FF0000"/>
          <w:spacing w:val="-4"/>
          <w:lang w:val="en-PH"/>
        </w:rPr>
        <w:t xml:space="preserve">, </w:t>
      </w:r>
      <w:r w:rsidRPr="00A45368">
        <w:rPr>
          <w:b/>
          <w:bCs/>
          <w:i/>
          <w:iCs/>
          <w:color w:val="FF0000"/>
          <w:spacing w:val="-4"/>
          <w:lang w:val="en-PH"/>
        </w:rPr>
        <w:t>V</w:t>
      </w:r>
      <w:r w:rsidRPr="00A45368">
        <w:rPr>
          <w:b/>
          <w:bCs/>
          <w:color w:val="FF0000"/>
          <w:spacing w:val="-4"/>
          <w:vertAlign w:val="subscript"/>
          <w:lang w:val="en-PH"/>
        </w:rPr>
        <w:t>O</w:t>
      </w:r>
      <w:r w:rsidR="001C7389" w:rsidRPr="00A45368">
        <w:rPr>
          <w:b/>
          <w:bCs/>
          <w:color w:val="FF0000"/>
          <w:spacing w:val="-4"/>
          <w:lang w:val="en-PH"/>
        </w:rPr>
        <w:t xml:space="preserve"> </w:t>
      </w:r>
      <w:r w:rsidRPr="00A45368">
        <w:rPr>
          <w:b/>
          <w:bCs/>
          <w:color w:val="FF0000"/>
          <w:spacing w:val="-4"/>
          <w:lang w:val="en-PH"/>
        </w:rPr>
        <w:t>can operate independently without magnetic coupling interference, as coupling was</w:t>
      </w:r>
      <w:r w:rsidR="00D63EDF" w:rsidRPr="00A45368">
        <w:rPr>
          <w:b/>
          <w:bCs/>
          <w:color w:val="FF0000"/>
          <w:spacing w:val="-4"/>
          <w:lang w:val="en-PH"/>
        </w:rPr>
        <w:t xml:space="preserve"> </w:t>
      </w:r>
      <w:r w:rsidRPr="00A45368">
        <w:rPr>
          <w:b/>
          <w:bCs/>
          <w:color w:val="FF0000"/>
          <w:spacing w:val="-4"/>
          <w:lang w:val="en-PH"/>
        </w:rPr>
        <w:t xml:space="preserve">eliminated between the </w:t>
      </w:r>
      <w:r w:rsidR="00D63EDF" w:rsidRPr="00A45368">
        <w:rPr>
          <w:b/>
          <w:bCs/>
          <w:color w:val="FF0000"/>
          <w:spacing w:val="-4"/>
          <w:lang w:val="en-PH"/>
        </w:rPr>
        <w:t>fl</w:t>
      </w:r>
      <w:r w:rsidRPr="00A45368">
        <w:rPr>
          <w:b/>
          <w:bCs/>
          <w:color w:val="FF0000"/>
          <w:spacing w:val="-4"/>
          <w:lang w:val="en-PH"/>
        </w:rPr>
        <w:t>yback transformers</w:t>
      </w:r>
      <w:r w:rsidR="00624189" w:rsidRPr="00A45368">
        <w:rPr>
          <w:b/>
          <w:bCs/>
          <w:color w:val="FF0000"/>
          <w:spacing w:val="-4"/>
          <w:lang w:val="en-PH"/>
        </w:rPr>
        <w:t xml:space="preserve"> through the </w:t>
      </w:r>
      <w:r w:rsidR="00582BD0" w:rsidRPr="00A45368">
        <w:rPr>
          <w:b/>
          <w:bCs/>
          <w:color w:val="FF0000"/>
          <w:spacing w:val="-4"/>
          <w:lang w:val="en-PH"/>
        </w:rPr>
        <w:t xml:space="preserve"> </w:t>
      </w:r>
      <w:r w:rsidR="00624189" w:rsidRPr="00A45368">
        <w:rPr>
          <w:b/>
          <w:bCs/>
          <w:color w:val="FF0000"/>
          <w:spacing w:val="-4"/>
          <w:lang w:val="en-PH"/>
        </w:rPr>
        <w:t>winding structure</w:t>
      </w:r>
      <w:r w:rsidRPr="00A45368">
        <w:rPr>
          <w:b/>
          <w:bCs/>
          <w:color w:val="FF0000"/>
          <w:spacing w:val="-4"/>
          <w:lang w:val="en-PH"/>
        </w:rPr>
        <w:t>.</w:t>
      </w:r>
      <w:r w:rsidR="00582BD0" w:rsidRPr="00582BD0">
        <w:rPr>
          <w:noProof/>
        </w:rPr>
        <w:t xml:space="preserve"> </w:t>
      </w:r>
    </w:p>
    <w:p w14:paraId="7CF3FF7F" w14:textId="5D1F9C12" w:rsidR="007C32FA" w:rsidRPr="00493121" w:rsidRDefault="007C32FA" w:rsidP="007C32FA">
      <w:pPr>
        <w:pStyle w:val="Heading1"/>
      </w:pPr>
      <w:r w:rsidRPr="00493121">
        <w:t>I</w:t>
      </w:r>
      <w:r w:rsidR="00A05E43">
        <w:t>V</w:t>
      </w:r>
      <w:r w:rsidRPr="00493121">
        <w:t>. Size Reduction Effect of the Proposed Transformer</w:t>
      </w:r>
    </w:p>
    <w:p w14:paraId="379DA259" w14:textId="45415791" w:rsidR="007C32FA" w:rsidRDefault="007C32FA" w:rsidP="007C32FA">
      <w:pPr>
        <w:ind w:firstLine="144"/>
        <w:jc w:val="both"/>
        <w:rPr>
          <w:rFonts w:ascii="Times" w:hAnsi="Times" w:cs="Times"/>
          <w:color w:val="000000"/>
          <w:spacing w:val="-3"/>
          <w:lang w:val="x-none" w:eastAsia="ja-JP"/>
        </w:rPr>
      </w:pPr>
      <w:r w:rsidRPr="00D050EC">
        <w:rPr>
          <w:rFonts w:ascii="Times" w:eastAsia="Times" w:hAnsi="Times" w:cs="Times"/>
          <w:color w:val="000000"/>
          <w:spacing w:val="-3"/>
        </w:rPr>
        <w:t>Th</w:t>
      </w:r>
      <w:r>
        <w:rPr>
          <w:rFonts w:ascii="Times" w:hAnsi="Times" w:cs="Times" w:hint="eastAsia"/>
          <w:color w:val="000000"/>
          <w:spacing w:val="-3"/>
          <w:lang w:eastAsia="ja-JP"/>
        </w:rPr>
        <w:t>is section examines the size reduction effect by the integrated transformer.</w:t>
      </w:r>
      <w:r w:rsidRPr="00674831">
        <w:rPr>
          <w:spacing w:val="-1"/>
          <w:lang w:val="x-none" w:eastAsia="ja-JP"/>
        </w:rPr>
        <w:t xml:space="preserve"> </w:t>
      </w:r>
      <w:r w:rsidRPr="00674831">
        <w:rPr>
          <w:rFonts w:ascii="Times" w:hAnsi="Times" w:cs="Times"/>
          <w:color w:val="000000"/>
          <w:spacing w:val="-3"/>
          <w:lang w:val="x-none" w:eastAsia="ja-JP"/>
        </w:rPr>
        <w:t xml:space="preserve">For this study, the conventional transformer is assumed to be the two separate transformers that facilitate isolation between the primary and secondary side. </w:t>
      </w:r>
      <w:r>
        <w:rPr>
          <w:lang w:eastAsia="ja-JP"/>
        </w:rPr>
        <w:t>A representation is shown in Fig. 1</w:t>
      </w:r>
      <w:r w:rsidR="00582BD0">
        <w:rPr>
          <w:lang w:eastAsia="ja-JP"/>
        </w:rPr>
        <w:t>2</w:t>
      </w:r>
      <w:r>
        <w:rPr>
          <w:lang w:eastAsia="ja-JP"/>
        </w:rPr>
        <w:t xml:space="preserve"> and Fig. 1</w:t>
      </w:r>
      <w:r w:rsidR="00582BD0">
        <w:rPr>
          <w:lang w:eastAsia="ja-JP"/>
        </w:rPr>
        <w:t>3</w:t>
      </w:r>
      <w:r>
        <w:rPr>
          <w:lang w:eastAsia="ja-JP"/>
        </w:rPr>
        <w:t>, with windings</w:t>
      </w:r>
      <w:r w:rsidRPr="00674831">
        <w:rPr>
          <w:rFonts w:ascii="Times" w:hAnsi="Times" w:cs="Times"/>
          <w:color w:val="000000"/>
          <w:spacing w:val="-3"/>
          <w:lang w:val="x-none" w:eastAsia="ja-JP"/>
        </w:rPr>
        <w:t>.</w:t>
      </w:r>
    </w:p>
    <w:p w14:paraId="356A09DF" w14:textId="67086415" w:rsidR="007C32FA" w:rsidRPr="00674831" w:rsidRDefault="007C32FA" w:rsidP="007C32FA">
      <w:pPr>
        <w:ind w:firstLine="144"/>
        <w:jc w:val="both"/>
        <w:rPr>
          <w:rFonts w:ascii="Times" w:hAnsi="Times" w:cs="Times"/>
          <w:color w:val="000000"/>
          <w:spacing w:val="-3"/>
          <w:lang w:val="x-none" w:eastAsia="ja-JP"/>
        </w:rPr>
      </w:pPr>
      <w:r w:rsidRPr="00674831">
        <w:rPr>
          <w:rFonts w:ascii="Times" w:hAnsi="Times" w:cs="Times"/>
          <w:color w:val="000000"/>
          <w:spacing w:val="-3"/>
          <w:lang w:val="x-none" w:eastAsia="ja-JP"/>
        </w:rPr>
        <w:t>The volume is compared by using the area-product (AP) method. Especially that the AP method relates the circuit specifications</w:t>
      </w:r>
      <w:r w:rsidRPr="00674831">
        <w:rPr>
          <w:rFonts w:ascii="Times" w:hAnsi="Times" w:cs="Times" w:hint="eastAsia"/>
          <w:color w:val="000000"/>
          <w:spacing w:val="-3"/>
          <w:lang w:val="x-none" w:eastAsia="ja-JP"/>
        </w:rPr>
        <w:t>, such as the current density and magnetizing inductance,</w:t>
      </w:r>
      <w:r w:rsidRPr="00674831">
        <w:rPr>
          <w:rFonts w:ascii="Times" w:hAnsi="Times" w:cs="Times"/>
          <w:color w:val="000000"/>
          <w:spacing w:val="-3"/>
          <w:lang w:val="x-none" w:eastAsia="ja-JP"/>
        </w:rPr>
        <w:t xml:space="preserve"> to the geometric details of the transformer, it can be a suitable way</w:t>
      </w:r>
      <w:r w:rsidRPr="00674831">
        <w:rPr>
          <w:rFonts w:ascii="Times" w:hAnsi="Times" w:cs="Times" w:hint="eastAsia"/>
          <w:color w:val="000000"/>
          <w:spacing w:val="-3"/>
          <w:lang w:val="x-none" w:eastAsia="ja-JP"/>
        </w:rPr>
        <w:t xml:space="preserve"> to </w:t>
      </w:r>
      <w:r w:rsidRPr="00674831">
        <w:rPr>
          <w:rFonts w:ascii="Times" w:hAnsi="Times" w:cs="Times" w:hint="eastAsia"/>
          <w:color w:val="000000"/>
          <w:spacing w:val="-3"/>
          <w:lang w:val="x-none" w:eastAsia="ja-JP"/>
        </w:rPr>
        <w:t>determine the volume of the transformer</w:t>
      </w:r>
      <w:r w:rsidRPr="00674831">
        <w:rPr>
          <w:rFonts w:ascii="Times" w:hAnsi="Times" w:cs="Times"/>
          <w:color w:val="000000"/>
          <w:spacing w:val="-3"/>
          <w:lang w:val="x-none" w:eastAsia="ja-JP"/>
        </w:rPr>
        <w:t xml:space="preserve">. The AP method utilizes the product between the core cross-sectional area,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c</w:t>
      </w:r>
      <w:r w:rsidRPr="00674831">
        <w:rPr>
          <w:rFonts w:ascii="Times" w:hAnsi="Times" w:cs="Times"/>
          <w:color w:val="000000"/>
          <w:spacing w:val="-3"/>
          <w:lang w:val="x-none" w:eastAsia="ja-JP"/>
        </w:rPr>
        <w:t xml:space="preserve"> and the window-area,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w</w:t>
      </w:r>
      <w:r w:rsidRPr="00674831">
        <w:rPr>
          <w:rFonts w:ascii="Times" w:hAnsi="Times" w:cs="Times"/>
          <w:color w:val="000000"/>
          <w:spacing w:val="-3"/>
          <w:vertAlign w:val="subscript"/>
          <w:lang w:val="x-none" w:eastAsia="ja-JP"/>
        </w:rPr>
        <w:t xml:space="preserve">, </w:t>
      </w:r>
      <w:r w:rsidRPr="00674831">
        <w:rPr>
          <w:rFonts w:ascii="Times" w:hAnsi="Times" w:cs="Times"/>
          <w:color w:val="000000"/>
          <w:spacing w:val="-3"/>
          <w:lang w:val="x-none" w:eastAsia="ja-JP"/>
        </w:rPr>
        <w:t xml:space="preserve">and is a fundamental core-se for the application [21]. The EE-core was redesigned in such a way such that </w:t>
      </w:r>
      <w:r w:rsidRPr="00674831">
        <w:rPr>
          <w:rFonts w:ascii="Times" w:hAnsi="Times" w:cs="Times"/>
          <w:i/>
          <w:iCs/>
          <w:color w:val="000000"/>
          <w:spacing w:val="-3"/>
          <w:lang w:val="x-none" w:eastAsia="ja-JP"/>
        </w:rPr>
        <w:t>A</w:t>
      </w:r>
      <w:r w:rsidRPr="00674831">
        <w:rPr>
          <w:rFonts w:ascii="Times" w:hAnsi="Times" w:cs="Times"/>
          <w:i/>
          <w:iCs/>
          <w:color w:val="000000"/>
          <w:spacing w:val="-3"/>
          <w:lang w:val="x-none" w:eastAsia="ja-JP"/>
        </w:rPr>
        <w:softHyphen/>
      </w:r>
      <w:r w:rsidRPr="00674831">
        <w:rPr>
          <w:rFonts w:ascii="Times" w:hAnsi="Times" w:cs="Times"/>
          <w:i/>
          <w:iCs/>
          <w:color w:val="000000"/>
          <w:spacing w:val="-3"/>
          <w:vertAlign w:val="subscript"/>
          <w:lang w:val="x-none" w:eastAsia="ja-JP"/>
        </w:rPr>
        <w:t>w</w:t>
      </w:r>
      <w:r w:rsidRPr="00674831">
        <w:rPr>
          <w:rFonts w:ascii="Times" w:hAnsi="Times" w:cs="Times"/>
          <w:i/>
          <w:iCs/>
          <w:color w:val="000000"/>
          <w:spacing w:val="-3"/>
          <w:lang w:val="x-none" w:eastAsia="ja-JP"/>
        </w:rPr>
        <w:t xml:space="preserve"> </w:t>
      </w:r>
      <w:r w:rsidRPr="00674831">
        <w:rPr>
          <w:rFonts w:ascii="Times" w:hAnsi="Times" w:cs="Times"/>
          <w:color w:val="000000"/>
          <w:spacing w:val="-3"/>
          <w:lang w:val="x-none" w:eastAsia="ja-JP"/>
        </w:rPr>
        <w:t xml:space="preserve">and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c</w:t>
      </w:r>
      <w:r w:rsidRPr="00674831">
        <w:rPr>
          <w:rFonts w:ascii="Times" w:hAnsi="Times" w:cs="Times"/>
          <w:color w:val="000000"/>
          <w:spacing w:val="-3"/>
          <w:lang w:val="x-none" w:eastAsia="ja-JP"/>
        </w:rPr>
        <w:t xml:space="preserve"> are squares to allow for simpler analysis, as shown in Fig. 1</w:t>
      </w:r>
      <w:r w:rsidR="00582BD0">
        <w:rPr>
          <w:rFonts w:ascii="Times" w:hAnsi="Times" w:cs="Times"/>
          <w:color w:val="000000"/>
          <w:spacing w:val="-3"/>
          <w:lang w:val="x-none" w:eastAsia="ja-JP"/>
        </w:rPr>
        <w:t>4</w:t>
      </w:r>
      <w:r w:rsidRPr="00674831">
        <w:rPr>
          <w:rFonts w:ascii="Times" w:hAnsi="Times" w:cs="Times"/>
          <w:color w:val="000000"/>
          <w:spacing w:val="-3"/>
          <w:lang w:val="x-none" w:eastAsia="ja-JP"/>
        </w:rPr>
        <w:t xml:space="preserve"> [22]. Here,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c</w:t>
      </w:r>
      <w:r w:rsidRPr="00674831">
        <w:rPr>
          <w:rFonts w:ascii="Times" w:hAnsi="Times" w:cs="Times"/>
          <w:color w:val="000000"/>
          <w:spacing w:val="-3"/>
          <w:vertAlign w:val="subscript"/>
          <w:lang w:val="x-none" w:eastAsia="ja-JP"/>
        </w:rPr>
        <w:t xml:space="preserve"> </w:t>
      </w:r>
      <w:r w:rsidRPr="00674831">
        <w:rPr>
          <w:rFonts w:ascii="Times" w:hAnsi="Times" w:cs="Times"/>
          <w:color w:val="000000"/>
          <w:spacing w:val="-3"/>
          <w:lang w:val="x-none" w:eastAsia="ja-JP"/>
        </w:rPr>
        <w:t xml:space="preserve">is twice the outer leg. This leads to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12</w:t>
      </w:r>
      <w:r w:rsidRPr="00674831">
        <w:rPr>
          <w:rFonts w:ascii="Times" w:hAnsi="Times" w:cs="Times"/>
          <w:color w:val="000000"/>
          <w:spacing w:val="-3"/>
          <w:lang w:eastAsia="ja-JP"/>
        </w:rPr>
        <w:t xml:space="preserve"> and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34</w:t>
      </w:r>
      <w:r w:rsidRPr="00674831">
        <w:rPr>
          <w:rFonts w:ascii="Times" w:hAnsi="Times" w:cs="Times"/>
          <w:color w:val="000000"/>
          <w:spacing w:val="-3"/>
          <w:lang w:eastAsia="ja-JP"/>
        </w:rPr>
        <w:t xml:space="preserve"> having twice as many turns as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56</w:t>
      </w:r>
      <w:r w:rsidRPr="00674831">
        <w:rPr>
          <w:rFonts w:ascii="Times" w:hAnsi="Times" w:cs="Times"/>
          <w:color w:val="000000"/>
          <w:spacing w:val="-3"/>
          <w:lang w:eastAsia="ja-JP"/>
        </w:rPr>
        <w:t xml:space="preserve"> and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78</w:t>
      </w:r>
      <w:r w:rsidRPr="00674831">
        <w:rPr>
          <w:rFonts w:ascii="Times" w:hAnsi="Times" w:cs="Times"/>
          <w:color w:val="000000"/>
          <w:spacing w:val="-3"/>
          <w:lang w:eastAsia="ja-JP"/>
        </w:rPr>
        <w:t>, respectively.</w:t>
      </w:r>
      <w:r w:rsidRPr="00674831">
        <w:rPr>
          <w:rFonts w:ascii="Times" w:hAnsi="Times" w:cs="Times"/>
          <w:color w:val="000000"/>
          <w:spacing w:val="-3"/>
          <w:lang w:val="x-none" w:eastAsia="ja-JP"/>
        </w:rPr>
        <w:t xml:space="preserve"> The variables and parameters to be used in this analysis is shown in Table </w:t>
      </w:r>
      <w:r w:rsidR="00582BD0">
        <w:rPr>
          <w:rFonts w:ascii="Times" w:hAnsi="Times" w:cs="Times"/>
          <w:color w:val="000000"/>
          <w:spacing w:val="-3"/>
          <w:lang w:val="x-none" w:eastAsia="ja-JP"/>
        </w:rPr>
        <w:t>4</w:t>
      </w:r>
      <w:r w:rsidRPr="00674831">
        <w:rPr>
          <w:rFonts w:ascii="Times" w:hAnsi="Times" w:cs="Times"/>
          <w:color w:val="000000"/>
          <w:spacing w:val="-3"/>
          <w:lang w:val="x-none" w:eastAsia="ja-JP"/>
        </w:rPr>
        <w:t xml:space="preserve">. </w:t>
      </w:r>
    </w:p>
    <w:p w14:paraId="40098C2D" w14:textId="33F66289" w:rsidR="007C32FA" w:rsidRDefault="007C32FA" w:rsidP="007C32FA">
      <w:pPr>
        <w:ind w:firstLine="144"/>
        <w:jc w:val="both"/>
        <w:rPr>
          <w:rFonts w:ascii="Times" w:hAnsi="Times" w:cs="Times"/>
          <w:color w:val="000000"/>
          <w:spacing w:val="-3"/>
          <w:lang w:val="x-none" w:eastAsia="ja-JP"/>
        </w:rPr>
      </w:pPr>
      <w:r w:rsidRPr="00134E69">
        <w:rPr>
          <w:rFonts w:ascii="Times" w:hAnsi="Times" w:cs="Times"/>
          <w:color w:val="000000"/>
          <w:spacing w:val="-3"/>
          <w:lang w:val="x-none" w:eastAsia="ja-JP"/>
        </w:rPr>
        <w:t xml:space="preserve">For the conventional transformer, </w:t>
      </w:r>
      <w:r w:rsidRPr="00134E69">
        <w:rPr>
          <w:rFonts w:ascii="Times" w:hAnsi="Times" w:cs="Times"/>
          <w:i/>
          <w:iCs/>
          <w:color w:val="000000"/>
          <w:spacing w:val="-3"/>
          <w:lang w:val="x-none" w:eastAsia="ja-JP"/>
        </w:rPr>
        <w:t>A</w:t>
      </w:r>
      <w:r w:rsidRPr="00134E69">
        <w:rPr>
          <w:rFonts w:ascii="Times" w:hAnsi="Times" w:cs="Times"/>
          <w:i/>
          <w:iCs/>
          <w:color w:val="000000"/>
          <w:spacing w:val="-3"/>
          <w:vertAlign w:val="subscript"/>
          <w:lang w:val="x-none" w:eastAsia="ja-JP"/>
        </w:rPr>
        <w:t>c</w:t>
      </w:r>
      <w:r w:rsidRPr="00134E69">
        <w:rPr>
          <w:rFonts w:ascii="Times" w:hAnsi="Times" w:cs="Times"/>
          <w:color w:val="000000"/>
          <w:spacing w:val="-3"/>
          <w:lang w:val="x-none" w:eastAsia="ja-JP"/>
        </w:rPr>
        <w:t xml:space="preserve"> is expressed in (</w:t>
      </w:r>
      <w:r>
        <w:rPr>
          <w:rFonts w:ascii="Times" w:hAnsi="Times" w:cs="Times"/>
          <w:color w:val="000000"/>
          <w:spacing w:val="-3"/>
          <w:lang w:val="x-none" w:eastAsia="ja-JP"/>
        </w:rPr>
        <w:t>2</w:t>
      </w:r>
      <w:r w:rsidR="00582BD0">
        <w:rPr>
          <w:rFonts w:ascii="Times" w:hAnsi="Times" w:cs="Times"/>
          <w:color w:val="000000"/>
          <w:spacing w:val="-3"/>
          <w:lang w:val="x-none" w:eastAsia="ja-JP"/>
        </w:rPr>
        <w:t>6</w:t>
      </w:r>
      <w:r w:rsidRPr="00134E69">
        <w:rPr>
          <w:rFonts w:ascii="Times" w:hAnsi="Times" w:cs="Times"/>
          <w:color w:val="000000"/>
          <w:spacing w:val="-3"/>
          <w:lang w:val="x-none" w:eastAsia="ja-JP"/>
        </w:rPr>
        <w:t xml:space="preserve">). Here, </w:t>
      </w:r>
      <w:r w:rsidRPr="00134E69">
        <w:rPr>
          <w:rFonts w:ascii="Times" w:hAnsi="Times" w:cs="Times"/>
          <w:i/>
          <w:iCs/>
          <w:color w:val="000000"/>
          <w:spacing w:val="-3"/>
          <w:lang w:val="x-none" w:eastAsia="ja-JP"/>
        </w:rPr>
        <w:t>N</w:t>
      </w:r>
      <w:r w:rsidRPr="00134E69">
        <w:rPr>
          <w:rFonts w:ascii="Times" w:hAnsi="Times" w:cs="Times"/>
          <w:i/>
          <w:iCs/>
          <w:color w:val="000000"/>
          <w:spacing w:val="-3"/>
          <w:vertAlign w:val="subscript"/>
          <w:lang w:val="x-none" w:eastAsia="ja-JP"/>
        </w:rPr>
        <w:t>p</w:t>
      </w:r>
      <w:r w:rsidRPr="00134E69">
        <w:rPr>
          <w:rFonts w:ascii="Times" w:hAnsi="Times" w:cs="Times"/>
          <w:i/>
          <w:iCs/>
          <w:color w:val="000000"/>
          <w:spacing w:val="-3"/>
          <w:lang w:val="x-none" w:eastAsia="ja-JP"/>
        </w:rPr>
        <w:t xml:space="preserve"> </w:t>
      </w:r>
      <w:r w:rsidRPr="00134E69">
        <w:rPr>
          <w:rFonts w:ascii="Times" w:hAnsi="Times" w:cs="Times"/>
          <w:color w:val="000000"/>
          <w:spacing w:val="-3"/>
          <w:lang w:val="x-none" w:eastAsia="ja-JP"/>
        </w:rPr>
        <w:t>is the number of turns wound on the center leg of the conventional transformer.</w:t>
      </w:r>
    </w:p>
    <w:p w14:paraId="49535DDC" w14:textId="5652129F" w:rsidR="007C32FA" w:rsidRPr="00134E69" w:rsidRDefault="001907D5" w:rsidP="007C32FA">
      <w:pPr>
        <w:ind w:firstLine="144"/>
        <w:jc w:val="both"/>
        <w:rPr>
          <w:rFonts w:ascii="Times" w:hAnsi="Times" w:cs="Times"/>
          <w:iC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c</m:t>
                      </m:r>
                    </m:e>
                    <m:sub>
                      <m:r>
                        <w:rPr>
                          <w:rFonts w:ascii="Cambria Math" w:hAnsi="Cambria Math" w:cs="Times"/>
                          <w:color w:val="000000"/>
                          <w:spacing w:val="-3"/>
                          <w:lang w:val="x-none" w:eastAsia="ja-JP"/>
                        </w:rPr>
                        <m:t>conv</m:t>
                      </m:r>
                      <m:r>
                        <w:rPr>
                          <w:rFonts w:ascii="Cambria Math" w:hAnsi="Cambria Math" w:cs="Times"/>
                          <w:color w:val="000000"/>
                          <w:spacing w:val="-3"/>
                          <w:lang w:val="x-none" w:eastAsia="ja-JP"/>
                        </w:rPr>
                        <m:t>.</m:t>
                      </m:r>
                    </m:sub>
                  </m:sSub>
                </m:sub>
              </m:sSub>
              <m:r>
                <w:rPr>
                  <w:rFonts w:ascii="Cambria Math" w:hAnsi="Cambria Math" w:cs="Times" w:hint="eastAsia"/>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L</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pk</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B</m:t>
                      </m:r>
                    </m:e>
                    <m:sub>
                      <m:r>
                        <w:rPr>
                          <w:rFonts w:ascii="Cambria Math" w:hAnsi="Cambria Math" w:cs="Times"/>
                          <w:color w:val="000000"/>
                          <w:spacing w:val="-3"/>
                          <w:lang w:val="x-none" w:eastAsia="ja-JP"/>
                        </w:rPr>
                        <m:t>max</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p</m:t>
                      </m:r>
                    </m:sub>
                  </m:sSub>
                </m:den>
              </m:f>
              <m:r>
                <w:rPr>
                  <w:rFonts w:ascii="Cambria Math" w:hAnsi="Cambria Math" w:cs="Times"/>
                  <w:color w:val="000000"/>
                  <w:spacing w:val="-3"/>
                  <w:lang w:val="x-none" w:eastAsia="ja-JP"/>
                </w:rPr>
                <m:t>#</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26</m:t>
                  </m:r>
                </m:e>
              </m:d>
              <m:ctrlPr>
                <w:rPr>
                  <w:rFonts w:ascii="Cambria Math" w:hAnsi="Cambria Math" w:cs="Times"/>
                  <w:i/>
                  <w:color w:val="000000"/>
                  <w:spacing w:val="-3"/>
                  <w:lang w:val="x-none" w:eastAsia="ja-JP"/>
                </w:rPr>
              </m:ctrlPr>
            </m:e>
          </m:eqArr>
        </m:oMath>
      </m:oMathPara>
    </w:p>
    <w:p w14:paraId="1E448DA7" w14:textId="5ED5CD12" w:rsidR="007C32FA" w:rsidRPr="00134E69" w:rsidRDefault="00582BD0" w:rsidP="007C32FA">
      <w:pPr>
        <w:spacing w:after="120"/>
        <w:ind w:firstLine="144"/>
        <w:jc w:val="both"/>
        <w:rPr>
          <w:rFonts w:ascii="Times" w:hAnsi="Times" w:cs="Times"/>
          <w:color w:val="000000"/>
          <w:spacing w:val="-3"/>
          <w:lang w:val="x-none" w:eastAsia="ja-JP"/>
        </w:rPr>
      </w:pPr>
      <w:r w:rsidRPr="00134E69">
        <w:rPr>
          <w:rFonts w:ascii="Times" w:hAnsi="Times" w:cs="Times"/>
          <w:color w:val="000000"/>
          <w:spacing w:val="-3"/>
          <w:lang w:val="x-none" w:eastAsia="ja-JP"/>
        </w:rPr>
        <w:t xml:space="preserve"> </w:t>
      </w:r>
      <w:r w:rsidR="007C32FA" w:rsidRPr="00134E69">
        <w:rPr>
          <w:rFonts w:ascii="Times" w:hAnsi="Times" w:cs="Times"/>
          <w:color w:val="000000"/>
          <w:spacing w:val="-3"/>
          <w:lang w:val="x-none" w:eastAsia="ja-JP"/>
        </w:rPr>
        <w:t xml:space="preserve">For the integrated transformer, </w:t>
      </w:r>
      <w:r w:rsidR="007C32FA" w:rsidRPr="00134E69">
        <w:rPr>
          <w:rFonts w:ascii="Times" w:hAnsi="Times" w:cs="Times"/>
          <w:i/>
          <w:iCs/>
          <w:color w:val="000000"/>
          <w:spacing w:val="-3"/>
          <w:lang w:val="x-none" w:eastAsia="ja-JP"/>
        </w:rPr>
        <w:t>A</w:t>
      </w:r>
      <w:r w:rsidR="007C32FA" w:rsidRPr="00134E69">
        <w:rPr>
          <w:rFonts w:ascii="Times" w:hAnsi="Times" w:cs="Times"/>
          <w:i/>
          <w:iCs/>
          <w:color w:val="000000"/>
          <w:spacing w:val="-3"/>
          <w:vertAlign w:val="subscript"/>
          <w:lang w:val="x-none" w:eastAsia="ja-JP"/>
        </w:rPr>
        <w:t>c</w:t>
      </w:r>
      <w:r w:rsidR="007C32FA" w:rsidRPr="00134E69">
        <w:rPr>
          <w:rFonts w:ascii="Times" w:hAnsi="Times" w:cs="Times"/>
          <w:color w:val="000000"/>
          <w:spacing w:val="-3"/>
          <w:lang w:val="x-none" w:eastAsia="ja-JP"/>
        </w:rPr>
        <w:t xml:space="preserve"> is expressed in (</w:t>
      </w:r>
      <w:r w:rsidR="007C32FA">
        <w:rPr>
          <w:rFonts w:ascii="Times" w:hAnsi="Times" w:cs="Times"/>
          <w:color w:val="000000"/>
          <w:spacing w:val="-3"/>
          <w:lang w:val="x-none" w:eastAsia="ja-JP"/>
        </w:rPr>
        <w:t>2</w:t>
      </w:r>
      <w:r>
        <w:rPr>
          <w:rFonts w:ascii="Times" w:hAnsi="Times" w:cs="Times"/>
          <w:color w:val="000000"/>
          <w:spacing w:val="-3"/>
          <w:lang w:val="x-none" w:eastAsia="ja-JP"/>
        </w:rPr>
        <w:t>7</w:t>
      </w:r>
      <w:r w:rsidR="007C32FA" w:rsidRPr="00134E69">
        <w:rPr>
          <w:rFonts w:ascii="Times" w:hAnsi="Times" w:cs="Times"/>
          <w:color w:val="000000"/>
          <w:spacing w:val="-3"/>
          <w:lang w:val="x-none" w:eastAsia="ja-JP"/>
        </w:rPr>
        <w:t>).</w:t>
      </w:r>
    </w:p>
    <w:p w14:paraId="46FAF325" w14:textId="115B3049" w:rsidR="007C32FA" w:rsidRPr="00134E69" w:rsidRDefault="001907D5" w:rsidP="007C32FA">
      <w:pPr>
        <w:spacing w:after="120"/>
        <w:ind w:firstLine="144"/>
        <w:jc w:val="both"/>
        <w:rPr>
          <w:rFonts w:ascii="Times" w:hAnsi="Times" w:cs="Time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c</m:t>
                      </m:r>
                    </m:e>
                    <m:sub>
                      <m:r>
                        <w:rPr>
                          <w:rFonts w:ascii="Cambria Math" w:hAnsi="Cambria Math" w:cs="Times"/>
                          <w:color w:val="000000"/>
                          <w:spacing w:val="-3"/>
                          <w:lang w:val="x-none" w:eastAsia="ja-JP"/>
                        </w:rPr>
                        <m:t>integ</m:t>
                      </m:r>
                      <m:r>
                        <w:rPr>
                          <w:rFonts w:ascii="Cambria Math" w:hAnsi="Cambria Math" w:cs="Times"/>
                          <w:color w:val="000000"/>
                          <w:spacing w:val="-3"/>
                          <w:lang w:val="x-none" w:eastAsia="ja-JP"/>
                        </w:rPr>
                        <m:t>.</m:t>
                      </m:r>
                    </m:sub>
                  </m:sSub>
                </m:sub>
              </m:sSub>
              <m:r>
                <w:rPr>
                  <w:rFonts w:ascii="Cambria Math" w:hAnsi="Cambria Math" w:cs="Times" w:hint="eastAsia"/>
                  <w:color w:val="000000"/>
                  <w:spacing w:val="-3"/>
                  <w:lang w:val="x-none" w:eastAsia="ja-JP"/>
                </w:rPr>
                <m:t>=</m:t>
              </m:r>
              <m:f>
                <m:fPr>
                  <m:ctrlPr>
                    <w:rPr>
                      <w:rFonts w:ascii="Cambria Math" w:hAnsi="Cambria Math" w:cs="Times"/>
                      <w:i/>
                      <w:color w:val="000000"/>
                      <w:spacing w:val="-3"/>
                      <w:lang w:val="x-none" w:eastAsia="ja-JP"/>
                    </w:rPr>
                  </m:ctrlPr>
                </m:fPr>
                <m:num>
                  <m:r>
                    <w:rPr>
                      <w:rFonts w:ascii="Cambria Math" w:hAnsi="Cambria Math" w:cs="Times"/>
                      <w:color w:val="000000"/>
                      <w:spacing w:val="-3"/>
                      <w:lang w:val="x-none" w:eastAsia="ja-JP"/>
                    </w:rPr>
                    <m:t>2</m:t>
                  </m:r>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L</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pk</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B</m:t>
                      </m:r>
                    </m:e>
                    <m:sub>
                      <m:r>
                        <w:rPr>
                          <w:rFonts w:ascii="Cambria Math" w:hAnsi="Cambria Math" w:cs="Times"/>
                          <w:color w:val="000000"/>
                          <w:spacing w:val="-3"/>
                          <w:lang w:val="x-none" w:eastAsia="ja-JP"/>
                        </w:rPr>
                        <m:t>max</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12</m:t>
                      </m:r>
                    </m:sub>
                  </m:sSub>
                </m:den>
              </m:f>
              <m:r>
                <w:rPr>
                  <w:rFonts w:ascii="Cambria Math" w:hAnsi="Cambria Math" w:cs="Times"/>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L</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pk</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B</m:t>
                      </m:r>
                    </m:e>
                    <m:sub>
                      <m:r>
                        <w:rPr>
                          <w:rFonts w:ascii="Cambria Math" w:hAnsi="Cambria Math" w:cs="Times"/>
                          <w:color w:val="000000"/>
                          <w:spacing w:val="-3"/>
                          <w:lang w:val="x-none" w:eastAsia="ja-JP"/>
                        </w:rPr>
                        <m:t>max</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56</m:t>
                      </m:r>
                    </m:sub>
                  </m:sSub>
                </m:den>
              </m:f>
              <m:r>
                <w:rPr>
                  <w:rFonts w:ascii="Cambria Math" w:hAnsi="Cambria Math" w:cs="Times"/>
                  <w:color w:val="000000"/>
                  <w:spacing w:val="-3"/>
                  <w:lang w:val="x-none" w:eastAsia="ja-JP"/>
                </w:rPr>
                <m:t>#</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27</m:t>
                  </m:r>
                </m:e>
              </m:d>
              <m:ctrlPr>
                <w:rPr>
                  <w:rFonts w:ascii="Cambria Math" w:hAnsi="Cambria Math" w:cs="Times"/>
                  <w:i/>
                  <w:color w:val="000000"/>
                  <w:spacing w:val="-3"/>
                  <w:lang w:val="x-none" w:eastAsia="ja-JP"/>
                </w:rPr>
              </m:ctrlPr>
            </m:e>
          </m:eqArr>
        </m:oMath>
      </m:oMathPara>
    </w:p>
    <w:p w14:paraId="244EA41E" w14:textId="381AEE46" w:rsidR="007C32FA" w:rsidRDefault="007C32FA" w:rsidP="007C32FA">
      <w:pPr>
        <w:spacing w:after="120"/>
        <w:ind w:firstLine="144"/>
        <w:jc w:val="both"/>
        <w:rPr>
          <w:rFonts w:ascii="Times" w:hAnsi="Times" w:cs="Times"/>
          <w:iCs/>
          <w:color w:val="000000"/>
          <w:spacing w:val="-3"/>
          <w:lang w:val="x-none" w:eastAsia="ja-JP"/>
        </w:rPr>
      </w:pPr>
      <w:r w:rsidRPr="00134E69">
        <w:rPr>
          <w:rFonts w:ascii="Times" w:hAnsi="Times" w:cs="Times"/>
          <w:iCs/>
          <w:color w:val="000000"/>
          <w:spacing w:val="-3"/>
          <w:lang w:val="x-none" w:eastAsia="ja-JP"/>
        </w:rPr>
        <w:t xml:space="preserve">For the conventional transformer, </w:t>
      </w:r>
      <w:r w:rsidRPr="00134E69">
        <w:rPr>
          <w:rFonts w:ascii="Times" w:hAnsi="Times" w:cs="Times"/>
          <w:i/>
          <w:color w:val="000000"/>
          <w:spacing w:val="-3"/>
          <w:lang w:val="x-none" w:eastAsia="ja-JP"/>
        </w:rPr>
        <w:t>A</w:t>
      </w:r>
      <w:r w:rsidRPr="00134E69">
        <w:rPr>
          <w:rFonts w:ascii="Times" w:hAnsi="Times" w:cs="Times"/>
          <w:iCs/>
          <w:color w:val="000000"/>
          <w:spacing w:val="-3"/>
          <w:vertAlign w:val="subscript"/>
          <w:lang w:val="x-none" w:eastAsia="ja-JP"/>
        </w:rPr>
        <w:t>w</w:t>
      </w:r>
      <w:r w:rsidRPr="00134E69">
        <w:rPr>
          <w:rFonts w:ascii="Times" w:hAnsi="Times" w:cs="Times"/>
          <w:iCs/>
          <w:color w:val="000000"/>
          <w:spacing w:val="-3"/>
          <w:lang w:val="x-none" w:eastAsia="ja-JP"/>
        </w:rPr>
        <w:t xml:space="preserve"> can be expressed in terms of winding area, which takes a fraction of </w:t>
      </w:r>
      <w:r w:rsidRPr="00134E69">
        <w:rPr>
          <w:rFonts w:ascii="Times" w:hAnsi="Times" w:cs="Times"/>
          <w:i/>
          <w:color w:val="000000"/>
          <w:spacing w:val="-3"/>
          <w:lang w:val="x-none" w:eastAsia="ja-JP"/>
        </w:rPr>
        <w:t>A</w:t>
      </w:r>
      <w:r w:rsidRPr="00134E69">
        <w:rPr>
          <w:rFonts w:ascii="Times" w:hAnsi="Times" w:cs="Times"/>
          <w:i/>
          <w:color w:val="000000"/>
          <w:spacing w:val="-3"/>
          <w:vertAlign w:val="subscript"/>
          <w:lang w:val="x-none" w:eastAsia="ja-JP"/>
        </w:rPr>
        <w:t>w</w:t>
      </w:r>
      <w:r w:rsidRPr="00134E69">
        <w:rPr>
          <w:rFonts w:ascii="Times" w:hAnsi="Times" w:cs="Times"/>
          <w:iCs/>
          <w:color w:val="000000"/>
          <w:spacing w:val="-3"/>
          <w:lang w:val="x-none" w:eastAsia="ja-JP"/>
        </w:rPr>
        <w:t xml:space="preserve">, denoted by </w:t>
      </w:r>
      <w:r w:rsidRPr="00134E69">
        <w:rPr>
          <w:rFonts w:ascii="Times" w:hAnsi="Times" w:cs="Times"/>
          <w:i/>
          <w:color w:val="000000"/>
          <w:spacing w:val="-3"/>
          <w:lang w:val="x-none" w:eastAsia="ja-JP"/>
        </w:rPr>
        <w:t>K</w:t>
      </w:r>
      <w:r w:rsidRPr="00134E69">
        <w:rPr>
          <w:rFonts w:ascii="Times" w:hAnsi="Times" w:cs="Times"/>
          <w:i/>
          <w:color w:val="000000"/>
          <w:spacing w:val="-3"/>
          <w:vertAlign w:val="subscript"/>
          <w:lang w:val="x-none" w:eastAsia="ja-JP"/>
        </w:rPr>
        <w:t>u</w:t>
      </w:r>
      <w:r w:rsidRPr="00134E69">
        <w:rPr>
          <w:rFonts w:ascii="Times" w:hAnsi="Times" w:cs="Times"/>
          <w:iCs/>
          <w:color w:val="000000"/>
          <w:spacing w:val="-3"/>
          <w:lang w:val="x-none" w:eastAsia="ja-JP"/>
        </w:rPr>
        <w:t>, or the occupancy ratio, as seen in (</w:t>
      </w:r>
      <w:r>
        <w:rPr>
          <w:rFonts w:ascii="Times" w:hAnsi="Times" w:cs="Times"/>
          <w:iCs/>
          <w:color w:val="000000"/>
          <w:spacing w:val="-3"/>
          <w:lang w:val="x-none" w:eastAsia="ja-JP"/>
        </w:rPr>
        <w:t>2</w:t>
      </w:r>
      <w:r w:rsidR="00582BD0">
        <w:rPr>
          <w:rFonts w:ascii="Times" w:hAnsi="Times" w:cs="Times"/>
          <w:iCs/>
          <w:color w:val="000000"/>
          <w:spacing w:val="-3"/>
          <w:lang w:val="x-none" w:eastAsia="ja-JP"/>
        </w:rPr>
        <w:t>9</w:t>
      </w:r>
      <w:r w:rsidRPr="00134E69">
        <w:rPr>
          <w:rFonts w:ascii="Times" w:hAnsi="Times" w:cs="Times"/>
          <w:iCs/>
          <w:color w:val="000000"/>
          <w:spacing w:val="-3"/>
          <w:lang w:val="x-none" w:eastAsia="ja-JP"/>
        </w:rPr>
        <w:t>).</w:t>
      </w:r>
    </w:p>
    <w:p w14:paraId="77FAC5EC" w14:textId="6B1A18F1" w:rsidR="007C32FA" w:rsidRPr="00134E69" w:rsidRDefault="001907D5" w:rsidP="007C32FA">
      <w:pPr>
        <w:spacing w:after="120"/>
        <w:ind w:firstLine="144"/>
        <w:jc w:val="both"/>
        <w:rPr>
          <w:rFonts w:ascii="Times" w:hAnsi="Times" w:cs="Times"/>
          <w:iC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w</m:t>
                      </m:r>
                    </m:e>
                    <m:sub>
                      <m:r>
                        <w:rPr>
                          <w:rFonts w:ascii="Cambria Math" w:hAnsi="Cambria Math" w:cs="Times"/>
                          <w:color w:val="000000"/>
                          <w:spacing w:val="-3"/>
                          <w:lang w:val="x-none" w:eastAsia="ja-JP"/>
                        </w:rPr>
                        <m:t>conv</m:t>
                      </m:r>
                      <m:r>
                        <w:rPr>
                          <w:rFonts w:ascii="Cambria Math" w:hAnsi="Cambria Math" w:cs="Times"/>
                          <w:color w:val="000000"/>
                          <w:spacing w:val="-3"/>
                          <w:lang w:val="x-none" w:eastAsia="ja-JP"/>
                        </w:rPr>
                        <m:t>.</m:t>
                      </m:r>
                    </m:sub>
                  </m:sSub>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K</m:t>
                  </m:r>
                </m:e>
                <m:sub>
                  <m:r>
                    <w:rPr>
                      <w:rFonts w:ascii="Cambria Math" w:hAnsi="Cambria Math" w:cs="Times"/>
                      <w:color w:val="000000"/>
                      <w:spacing w:val="-3"/>
                      <w:lang w:val="x-none" w:eastAsia="ja-JP"/>
                    </w:rPr>
                    <m:t>u</m:t>
                  </m:r>
                </m:sub>
              </m:sSub>
              <m:r>
                <w:rPr>
                  <w:rFonts w:ascii="Cambria Math" w:hAnsi="Cambria Math" w:cs="Times" w:hint="eastAsia"/>
                  <w:color w:val="000000"/>
                  <w:spacing w:val="-3"/>
                  <w:lang w:val="x-none" w:eastAsia="ja-JP"/>
                </w:rPr>
                <m:t>=</m:t>
              </m:r>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p</m:t>
                  </m:r>
                </m:sub>
              </m:sSub>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m:t>
                      </m:r>
                      <m:r>
                        <w:rPr>
                          <w:rFonts w:ascii="Cambria Math" w:hAnsi="Cambria Math" w:cs="Times"/>
                          <w:color w:val="000000"/>
                          <w:spacing w:val="-3"/>
                          <w:lang w:val="x-none" w:eastAsia="ja-JP"/>
                        </w:rPr>
                        <m:t>rms</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J</m:t>
                      </m:r>
                    </m:e>
                    <m:sub>
                      <m:r>
                        <w:rPr>
                          <w:rFonts w:ascii="Cambria Math" w:hAnsi="Cambria Math" w:cs="Times"/>
                          <w:color w:val="000000"/>
                          <w:spacing w:val="-3"/>
                          <w:lang w:val="x-none" w:eastAsia="ja-JP"/>
                        </w:rPr>
                        <m:t>m</m:t>
                      </m:r>
                    </m:sub>
                  </m:sSub>
                </m:den>
              </m:f>
              <m:r>
                <w:rPr>
                  <w:rFonts w:ascii="Cambria Math" w:hAnsi="Cambria Math" w:cs="Times"/>
                  <w:color w:val="000000"/>
                  <w:spacing w:val="-3"/>
                  <w:lang w:val="x-none" w:eastAsia="ja-JP"/>
                </w:rPr>
                <m:t>+</m:t>
              </m:r>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s</m:t>
                  </m:r>
                </m:sub>
              </m:sSub>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s</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rms</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J</m:t>
                      </m:r>
                    </m:e>
                    <m:sub>
                      <m:r>
                        <w:rPr>
                          <w:rFonts w:ascii="Cambria Math" w:hAnsi="Cambria Math" w:cs="Times"/>
                          <w:color w:val="000000"/>
                          <w:spacing w:val="-3"/>
                          <w:lang w:val="x-none" w:eastAsia="ja-JP"/>
                        </w:rPr>
                        <m:t>m</m:t>
                      </m:r>
                    </m:sub>
                  </m:sSub>
                </m:den>
              </m:f>
              <m:r>
                <w:rPr>
                  <w:rFonts w:ascii="Cambria Math" w:hAnsi="Cambria Math" w:cs="Times"/>
                  <w:color w:val="000000"/>
                  <w:spacing w:val="-3"/>
                  <w:lang w:val="x-none" w:eastAsia="ja-JP"/>
                </w:rPr>
                <m:t xml:space="preserve"> #</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28</m:t>
                  </m:r>
                </m:e>
              </m:d>
              <m:ctrlPr>
                <w:rPr>
                  <w:rFonts w:ascii="Cambria Math" w:hAnsi="Cambria Math" w:cs="Times"/>
                  <w:i/>
                  <w:color w:val="000000"/>
                  <w:spacing w:val="-3"/>
                  <w:lang w:val="x-none" w:eastAsia="ja-JP"/>
                </w:rPr>
              </m:ctrlPr>
            </m:e>
          </m:eqArr>
        </m:oMath>
      </m:oMathPara>
    </w:p>
    <w:p w14:paraId="6A87E352" w14:textId="07B8338E" w:rsidR="007C32FA" w:rsidRPr="00134E69" w:rsidRDefault="001907D5" w:rsidP="007C32FA">
      <w:pPr>
        <w:spacing w:after="120"/>
        <w:ind w:firstLine="144"/>
        <w:jc w:val="both"/>
        <w:rPr>
          <w:rFonts w:ascii="Times" w:hAnsi="Times" w:cs="Time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w</m:t>
                      </m:r>
                    </m:e>
                    <m:sub>
                      <m:r>
                        <w:rPr>
                          <w:rFonts w:ascii="Cambria Math" w:hAnsi="Cambria Math" w:cs="Times"/>
                          <w:color w:val="000000"/>
                          <w:spacing w:val="-3"/>
                          <w:lang w:val="x-none" w:eastAsia="ja-JP"/>
                        </w:rPr>
                        <m:t>conv</m:t>
                      </m:r>
                    </m:sub>
                  </m:sSub>
                  <m:r>
                    <w:rPr>
                      <w:rFonts w:ascii="Cambria Math" w:hAnsi="Cambria Math" w:cs="Times"/>
                      <w:color w:val="000000"/>
                      <w:spacing w:val="-3"/>
                      <w:lang w:val="x-none" w:eastAsia="ja-JP"/>
                    </w:rPr>
                    <m:t>.</m:t>
                  </m:r>
                </m:sub>
              </m:sSub>
              <m:r>
                <w:rPr>
                  <w:rFonts w:ascii="Cambria Math" w:hAnsi="Cambria Math" w:cs="Times" w:hint="eastAsia"/>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p</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J</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K</m:t>
                      </m:r>
                    </m:e>
                    <m:sub>
                      <m:r>
                        <w:rPr>
                          <w:rFonts w:ascii="Cambria Math" w:hAnsi="Cambria Math" w:cs="Times"/>
                          <w:color w:val="000000"/>
                          <w:spacing w:val="-3"/>
                          <w:lang w:val="x-none" w:eastAsia="ja-JP"/>
                        </w:rPr>
                        <m:t>u</m:t>
                      </m:r>
                    </m:sub>
                  </m:sSub>
                </m:den>
              </m:f>
              <m:d>
                <m:dPr>
                  <m:ctrlPr>
                    <w:rPr>
                      <w:rFonts w:ascii="Cambria Math" w:hAnsi="Cambria Math" w:cs="Times"/>
                      <w:i/>
                      <w:color w:val="000000"/>
                      <w:spacing w:val="-3"/>
                      <w:lang w:val="x-none" w:eastAsia="ja-JP"/>
                    </w:rPr>
                  </m:ctrlPr>
                </m:d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m:t>
                      </m:r>
                      <m:r>
                        <w:rPr>
                          <w:rFonts w:ascii="Cambria Math" w:hAnsi="Cambria Math" w:cs="Times"/>
                          <w:color w:val="000000"/>
                          <w:spacing w:val="-3"/>
                          <w:lang w:val="x-none" w:eastAsia="ja-JP"/>
                        </w:rPr>
                        <m:t>rms</m:t>
                      </m:r>
                    </m:sub>
                  </m:sSub>
                  <m:r>
                    <w:rPr>
                      <w:rFonts w:ascii="Cambria Math" w:hAnsi="Cambria Math" w:cs="Times"/>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s</m:t>
                          </m:r>
                          <m:r>
                            <w:rPr>
                              <w:rFonts w:ascii="Cambria Math" w:hAnsi="Cambria Math" w:cs="Times"/>
                              <w:color w:val="000000"/>
                              <w:spacing w:val="-3"/>
                              <w:lang w:val="x-none" w:eastAsia="ja-JP"/>
                            </w:rPr>
                            <m:t>,</m:t>
                          </m:r>
                          <m:r>
                            <w:rPr>
                              <w:rFonts w:ascii="Cambria Math" w:hAnsi="Cambria Math" w:cs="Times"/>
                              <w:color w:val="000000"/>
                              <w:spacing w:val="-3"/>
                              <w:lang w:val="x-none" w:eastAsia="ja-JP"/>
                            </w:rPr>
                            <m:t>rms</m:t>
                          </m:r>
                        </m:sub>
                      </m:sSub>
                    </m:num>
                    <m:den>
                      <m:r>
                        <w:rPr>
                          <w:rFonts w:ascii="Cambria Math" w:hAnsi="Cambria Math" w:cs="Times"/>
                          <w:color w:val="000000"/>
                          <w:spacing w:val="-3"/>
                          <w:lang w:val="x-none" w:eastAsia="ja-JP"/>
                        </w:rPr>
                        <m:t>n</m:t>
                      </m:r>
                    </m:den>
                  </m:f>
                </m:e>
              </m:d>
              <m:r>
                <w:rPr>
                  <w:rFonts w:ascii="Cambria Math" w:hAnsi="Cambria Math" w:cs="Times"/>
                  <w:color w:val="000000"/>
                  <w:spacing w:val="-3"/>
                  <w:lang w:val="x-none" w:eastAsia="ja-JP"/>
                </w:rPr>
                <m:t>#</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29</m:t>
                  </m:r>
                </m:e>
              </m:d>
              <m:ctrlPr>
                <w:rPr>
                  <w:rFonts w:ascii="Cambria Math" w:hAnsi="Cambria Math" w:cs="Times"/>
                  <w:i/>
                  <w:color w:val="000000"/>
                  <w:spacing w:val="-3"/>
                  <w:lang w:val="x-none" w:eastAsia="ja-JP"/>
                </w:rPr>
              </m:ctrlPr>
            </m:e>
          </m:eqArr>
        </m:oMath>
      </m:oMathPara>
    </w:p>
    <w:p w14:paraId="7A28B2E7" w14:textId="74896C2B" w:rsidR="007C32FA" w:rsidRPr="00134E69" w:rsidRDefault="007C32FA" w:rsidP="007C32FA">
      <w:pPr>
        <w:spacing w:after="120"/>
        <w:ind w:firstLine="144"/>
        <w:jc w:val="both"/>
        <w:rPr>
          <w:rFonts w:ascii="Times" w:hAnsi="Times" w:cs="Times"/>
          <w:color w:val="000000"/>
          <w:spacing w:val="-3"/>
          <w:lang w:val="x-none" w:eastAsia="ja-JP"/>
        </w:rPr>
      </w:pPr>
      <w:r w:rsidRPr="00134E69">
        <w:rPr>
          <w:rFonts w:ascii="Times" w:hAnsi="Times" w:cs="Times"/>
          <w:color w:val="000000"/>
          <w:spacing w:val="-3"/>
          <w:lang w:val="x-none" w:eastAsia="ja-JP"/>
        </w:rPr>
        <w:t xml:space="preserve">For the integrated transformer, on the other hand, taking into account that the core window has half the total turns of the transformer </w:t>
      </w:r>
      <w:r w:rsidRPr="00134E69">
        <w:rPr>
          <w:rFonts w:ascii="Times" w:hAnsi="Times" w:cs="Times"/>
          <w:i/>
          <w:iCs/>
          <w:color w:val="000000"/>
          <w:spacing w:val="-3"/>
          <w:lang w:val="x-none" w:eastAsia="ja-JP"/>
        </w:rPr>
        <w:t>N</w:t>
      </w:r>
      <w:r w:rsidRPr="00134E69">
        <w:rPr>
          <w:rFonts w:ascii="Times" w:hAnsi="Times" w:cs="Times"/>
          <w:i/>
          <w:iCs/>
          <w:color w:val="000000"/>
          <w:spacing w:val="-3"/>
          <w:vertAlign w:val="subscript"/>
          <w:lang w:val="x-none" w:eastAsia="ja-JP"/>
        </w:rPr>
        <w:t>12</w:t>
      </w:r>
      <w:r w:rsidRPr="00134E69">
        <w:rPr>
          <w:rFonts w:ascii="Times" w:hAnsi="Times" w:cs="Times"/>
          <w:color w:val="000000"/>
          <w:spacing w:val="-3"/>
          <w:lang w:val="x-none" w:eastAsia="ja-JP"/>
        </w:rPr>
        <w:t xml:space="preserve">, </w:t>
      </w:r>
      <w:r w:rsidRPr="00134E69">
        <w:rPr>
          <w:rFonts w:ascii="Times" w:hAnsi="Times" w:cs="Times"/>
          <w:i/>
          <w:iCs/>
          <w:color w:val="000000"/>
          <w:spacing w:val="-3"/>
          <w:lang w:val="x-none" w:eastAsia="ja-JP"/>
        </w:rPr>
        <w:t>N</w:t>
      </w:r>
      <w:r w:rsidRPr="00134E69">
        <w:rPr>
          <w:rFonts w:ascii="Times" w:hAnsi="Times" w:cs="Times"/>
          <w:i/>
          <w:iCs/>
          <w:color w:val="000000"/>
          <w:spacing w:val="-3"/>
          <w:vertAlign w:val="subscript"/>
          <w:lang w:val="x-none" w:eastAsia="ja-JP"/>
        </w:rPr>
        <w:t>34</w:t>
      </w:r>
      <w:r w:rsidRPr="00134E69">
        <w:rPr>
          <w:rFonts w:ascii="Times" w:hAnsi="Times" w:cs="Times"/>
          <w:color w:val="000000"/>
          <w:spacing w:val="-3"/>
          <w:lang w:val="x-none" w:eastAsia="ja-JP"/>
        </w:rPr>
        <w:t xml:space="preserve">, the </w:t>
      </w:r>
      <w:r w:rsidRPr="00134E69">
        <w:rPr>
          <w:rFonts w:ascii="Times" w:hAnsi="Times" w:cs="Times"/>
          <w:i/>
          <w:iCs/>
          <w:color w:val="000000"/>
          <w:spacing w:val="-3"/>
          <w:lang w:val="x-none" w:eastAsia="ja-JP"/>
        </w:rPr>
        <w:t>A</w:t>
      </w:r>
      <w:r w:rsidRPr="00134E69">
        <w:rPr>
          <w:rFonts w:ascii="Times" w:hAnsi="Times" w:cs="Times"/>
          <w:i/>
          <w:iCs/>
          <w:color w:val="000000"/>
          <w:spacing w:val="-3"/>
          <w:vertAlign w:val="subscript"/>
          <w:lang w:val="x-none" w:eastAsia="ja-JP"/>
        </w:rPr>
        <w:t>w</w:t>
      </w:r>
      <w:r w:rsidRPr="00134E69">
        <w:rPr>
          <w:rFonts w:ascii="Times" w:hAnsi="Times" w:cs="Times"/>
          <w:color w:val="000000"/>
          <w:spacing w:val="-3"/>
          <w:lang w:val="x-none" w:eastAsia="ja-JP"/>
        </w:rPr>
        <w:t xml:space="preserve"> can be expressed as seen in (</w:t>
      </w:r>
      <w:r>
        <w:rPr>
          <w:rFonts w:ascii="Times" w:hAnsi="Times" w:cs="Times"/>
          <w:color w:val="000000"/>
          <w:spacing w:val="-3"/>
          <w:lang w:val="x-none" w:eastAsia="ja-JP"/>
        </w:rPr>
        <w:t>3</w:t>
      </w:r>
      <w:r w:rsidR="0036779C">
        <w:rPr>
          <w:rFonts w:ascii="Times" w:hAnsi="Times" w:cs="Times"/>
          <w:color w:val="000000"/>
          <w:spacing w:val="-3"/>
          <w:lang w:val="x-none" w:eastAsia="ja-JP"/>
        </w:rPr>
        <w:t>1</w:t>
      </w:r>
      <w:r w:rsidRPr="00134E69">
        <w:rPr>
          <w:rFonts w:ascii="Times" w:hAnsi="Times" w:cs="Times"/>
          <w:color w:val="000000"/>
          <w:spacing w:val="-3"/>
          <w:lang w:val="x-none" w:eastAsia="ja-JP"/>
        </w:rPr>
        <w:t>).</w:t>
      </w:r>
    </w:p>
    <w:p w14:paraId="06643A43" w14:textId="5A6D1672" w:rsidR="007C32FA" w:rsidRPr="00134E69" w:rsidRDefault="001907D5" w:rsidP="007C32FA">
      <w:pPr>
        <w:ind w:firstLine="144"/>
        <w:jc w:val="both"/>
        <w:rPr>
          <w:rFonts w:ascii="Times" w:hAnsi="Times" w:cs="Times"/>
          <w:color w:val="000000"/>
          <w:spacing w:val="-3"/>
          <w:sz w:val="18"/>
          <w:szCs w:val="18"/>
          <w:lang w:val="x-none" w:eastAsia="ja-JP"/>
        </w:rPr>
      </w:pPr>
      <m:oMathPara>
        <m:oMath>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A</m:t>
              </m:r>
            </m:e>
            <m:sub>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w</m:t>
                  </m:r>
                </m:e>
                <m:sub>
                  <m:r>
                    <w:rPr>
                      <w:rFonts w:ascii="Cambria Math" w:hAnsi="Cambria Math" w:cs="Times"/>
                      <w:color w:val="000000"/>
                      <w:spacing w:val="-3"/>
                      <w:sz w:val="18"/>
                      <w:szCs w:val="18"/>
                      <w:lang w:val="x-none" w:eastAsia="ja-JP"/>
                    </w:rPr>
                    <m:t>integ</m:t>
                  </m:r>
                  <m:r>
                    <w:rPr>
                      <w:rFonts w:ascii="Cambria Math" w:hAnsi="Cambria Math" w:cs="Times"/>
                      <w:color w:val="000000"/>
                      <w:spacing w:val="-3"/>
                      <w:sz w:val="18"/>
                      <w:szCs w:val="18"/>
                      <w:lang w:val="x-none" w:eastAsia="ja-JP"/>
                    </w:rPr>
                    <m:t>.</m:t>
                  </m:r>
                </m:sub>
              </m:sSub>
            </m:sub>
          </m:sSub>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K</m:t>
              </m:r>
            </m:e>
            <m:sub>
              <m:r>
                <w:rPr>
                  <w:rFonts w:ascii="Cambria Math" w:hAnsi="Cambria Math" w:cs="Times"/>
                  <w:color w:val="000000"/>
                  <w:spacing w:val="-3"/>
                  <w:sz w:val="18"/>
                  <w:szCs w:val="18"/>
                  <w:lang w:val="x-none" w:eastAsia="ja-JP"/>
                </w:rPr>
                <m:t>u</m:t>
              </m:r>
            </m:sub>
          </m:sSub>
          <m:r>
            <w:rPr>
              <w:rFonts w:ascii="Cambria Math" w:hAnsi="Cambria Math" w:cs="Times" w:hint="eastAsia"/>
              <w:color w:val="000000"/>
              <w:spacing w:val="-3"/>
              <w:sz w:val="18"/>
              <w:szCs w:val="18"/>
              <w:lang w:val="x-none" w:eastAsia="ja-JP"/>
            </w:rPr>
            <m:t>=</m:t>
          </m:r>
          <m:d>
            <m:dPr>
              <m:ctrlPr>
                <w:rPr>
                  <w:rFonts w:ascii="Cambria Math" w:hAnsi="Cambria Math" w:cs="Times"/>
                  <w:i/>
                  <w:color w:val="000000"/>
                  <w:spacing w:val="-3"/>
                  <w:sz w:val="18"/>
                  <w:szCs w:val="18"/>
                  <w:lang w:val="x-none" w:eastAsia="ja-JP"/>
                </w:rPr>
              </m:ctrlPr>
            </m:dPr>
            <m:e>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56</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p</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r>
                <w:rPr>
                  <w:rFonts w:ascii="Cambria Math" w:hAnsi="Cambria Math" w:cs="Times"/>
                  <w:color w:val="000000"/>
                  <w:spacing w:val="-3"/>
                  <w:sz w:val="18"/>
                  <w:szCs w:val="18"/>
                  <w:lang w:val="x-none" w:eastAsia="ja-JP"/>
                </w:rPr>
                <m:t>+</m:t>
              </m:r>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78</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s</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e>
          </m:d>
          <m:r>
            <w:rPr>
              <w:rFonts w:ascii="Cambria Math" w:hAnsi="Cambria Math" w:cs="Times"/>
              <w:color w:val="000000"/>
              <w:spacing w:val="-3"/>
              <w:sz w:val="18"/>
              <w:szCs w:val="18"/>
              <w:lang w:val="x-none" w:eastAsia="ja-JP"/>
            </w:rPr>
            <m:t xml:space="preserve"> +</m:t>
          </m:r>
          <m:f>
            <m:fPr>
              <m:ctrlPr>
                <w:rPr>
                  <w:rFonts w:ascii="Cambria Math" w:hAnsi="Cambria Math" w:cs="Times"/>
                  <w:i/>
                  <w:color w:val="000000"/>
                  <w:spacing w:val="-3"/>
                  <w:sz w:val="18"/>
                  <w:szCs w:val="18"/>
                  <w:lang w:val="x-none" w:eastAsia="ja-JP"/>
                </w:rPr>
              </m:ctrlPr>
            </m:fPr>
            <m:num>
              <m:r>
                <w:rPr>
                  <w:rFonts w:ascii="Cambria Math" w:hAnsi="Cambria Math" w:cs="Times"/>
                  <w:color w:val="000000"/>
                  <w:spacing w:val="-3"/>
                  <w:sz w:val="18"/>
                  <w:szCs w:val="18"/>
                  <w:lang w:val="x-none" w:eastAsia="ja-JP"/>
                </w:rPr>
                <m:t>1</m:t>
              </m:r>
            </m:num>
            <m:den>
              <m:r>
                <w:rPr>
                  <w:rFonts w:ascii="Cambria Math" w:hAnsi="Cambria Math" w:cs="Times"/>
                  <w:color w:val="000000"/>
                  <w:spacing w:val="-3"/>
                  <w:sz w:val="18"/>
                  <w:szCs w:val="18"/>
                  <w:lang w:val="x-none" w:eastAsia="ja-JP"/>
                </w:rPr>
                <m:t>2</m:t>
              </m:r>
            </m:den>
          </m:f>
          <m:d>
            <m:dPr>
              <m:ctrlPr>
                <w:rPr>
                  <w:rFonts w:ascii="Cambria Math" w:hAnsi="Cambria Math" w:cs="Times"/>
                  <w:i/>
                  <w:color w:val="000000"/>
                  <w:spacing w:val="-3"/>
                  <w:sz w:val="18"/>
                  <w:szCs w:val="18"/>
                  <w:lang w:val="x-none" w:eastAsia="ja-JP"/>
                </w:rPr>
              </m:ctrlPr>
            </m:dPr>
            <m:e>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12</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p</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r>
                <w:rPr>
                  <w:rFonts w:ascii="Cambria Math" w:hAnsi="Cambria Math" w:cs="Times"/>
                  <w:color w:val="000000"/>
                  <w:spacing w:val="-3"/>
                  <w:sz w:val="18"/>
                  <w:szCs w:val="18"/>
                  <w:lang w:val="x-none" w:eastAsia="ja-JP"/>
                </w:rPr>
                <m:t>+</m:t>
              </m:r>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34</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s</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e>
          </m:d>
          <m:r>
            <w:rPr>
              <w:rFonts w:ascii="Cambria Math" w:hAnsi="Cambria Math" w:cs="Times"/>
              <w:color w:val="000000"/>
              <w:spacing w:val="-3"/>
              <w:sz w:val="18"/>
              <w:szCs w:val="18"/>
              <w:lang w:val="x-none" w:eastAsia="ja-JP"/>
            </w:rPr>
            <m:t xml:space="preserve">                     (30)</m:t>
          </m:r>
        </m:oMath>
      </m:oMathPara>
    </w:p>
    <w:p w14:paraId="4E1BD702" w14:textId="5A31FE53" w:rsidR="007C32FA" w:rsidRPr="00674831" w:rsidRDefault="001907D5" w:rsidP="007C32FA">
      <w:pPr>
        <w:spacing w:after="120"/>
        <w:ind w:firstLine="144"/>
        <w:jc w:val="both"/>
        <w:rPr>
          <w:rFonts w:ascii="Times" w:hAnsi="Times" w:cs="Times"/>
          <w:color w:val="000000"/>
          <w:spacing w:val="-3"/>
          <w:lang w:val="x-none" w:eastAsia="ja-JP"/>
        </w:rPr>
      </w:pPr>
      <m:oMathPara>
        <m:oMath>
          <m:eqArr>
            <m:eqArrPr>
              <m:maxDist m:val="1"/>
              <m:ctrlPr>
                <w:rPr>
                  <w:rFonts w:ascii="Cambria Math" w:hAnsi="Cambria Math" w:cs="Times"/>
                  <w:i/>
                  <w:iCs/>
                  <w:color w:val="000000"/>
                  <w:spacing w:val="-3"/>
                  <w:lang w:eastAsia="ja-JP"/>
                </w:rPr>
              </m:ctrlPr>
            </m:eqArrPr>
            <m:e>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A</m:t>
                  </m:r>
                </m:e>
                <m:sub>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w</m:t>
                      </m:r>
                    </m:e>
                    <m:sub>
                      <m:r>
                        <w:rPr>
                          <w:rFonts w:ascii="Cambria Math" w:hAnsi="Cambria Math" w:cs="Times"/>
                          <w:color w:val="000000"/>
                          <w:spacing w:val="-3"/>
                          <w:lang w:eastAsia="ja-JP"/>
                        </w:rPr>
                        <m:t>conv</m:t>
                      </m:r>
                    </m:sub>
                  </m:sSub>
                  <m:r>
                    <w:rPr>
                      <w:rFonts w:ascii="Cambria Math" w:hAnsi="Cambria Math" w:cs="Times"/>
                      <w:color w:val="000000"/>
                      <w:spacing w:val="-3"/>
                      <w:lang w:eastAsia="ja-JP"/>
                    </w:rPr>
                    <m:t>.</m:t>
                  </m:r>
                </m:sub>
              </m:sSub>
              <m:r>
                <w:rPr>
                  <w:rFonts w:ascii="Cambria Math" w:hAnsi="Cambria Math" w:cs="Times" w:hint="eastAsia"/>
                  <w:color w:val="000000"/>
                  <w:spacing w:val="-3"/>
                  <w:lang w:eastAsia="ja-JP"/>
                </w:rPr>
                <m:t>=</m:t>
              </m:r>
              <m:f>
                <m:fPr>
                  <m:ctrlPr>
                    <w:rPr>
                      <w:rFonts w:ascii="Cambria Math" w:hAnsi="Cambria Math" w:cs="Times"/>
                      <w:i/>
                      <w:color w:val="000000"/>
                      <w:spacing w:val="-3"/>
                      <w:lang w:eastAsia="ja-JP"/>
                    </w:rPr>
                  </m:ctrlPr>
                </m:fPr>
                <m:num>
                  <m:r>
                    <w:rPr>
                      <w:rFonts w:ascii="Cambria Math" w:hAnsi="Cambria Math" w:cs="Times"/>
                      <w:color w:val="000000"/>
                      <w:spacing w:val="-3"/>
                      <w:lang w:eastAsia="ja-JP"/>
                    </w:rPr>
                    <m:t>2</m:t>
                  </m:r>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N</m:t>
                      </m:r>
                    </m:e>
                    <m:sub>
                      <m:r>
                        <w:rPr>
                          <w:rFonts w:ascii="Cambria Math" w:hAnsi="Cambria Math" w:cs="Times"/>
                          <w:color w:val="000000"/>
                          <w:spacing w:val="-3"/>
                          <w:lang w:eastAsia="ja-JP"/>
                        </w:rPr>
                        <m:t>56</m:t>
                      </m:r>
                    </m:sub>
                  </m:sSub>
                </m:num>
                <m:den>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J</m:t>
                      </m:r>
                    </m:e>
                    <m:sub>
                      <m:r>
                        <w:rPr>
                          <w:rFonts w:ascii="Cambria Math" w:hAnsi="Cambria Math" w:cs="Times"/>
                          <w:color w:val="000000"/>
                          <w:spacing w:val="-3"/>
                          <w:lang w:eastAsia="ja-JP"/>
                        </w:rPr>
                        <m:t>m</m:t>
                      </m:r>
                    </m:sub>
                  </m:sSub>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K</m:t>
                      </m:r>
                    </m:e>
                    <m:sub>
                      <m:r>
                        <w:rPr>
                          <w:rFonts w:ascii="Cambria Math" w:hAnsi="Cambria Math" w:cs="Times"/>
                          <w:color w:val="000000"/>
                          <w:spacing w:val="-3"/>
                          <w:lang w:eastAsia="ja-JP"/>
                        </w:rPr>
                        <m:t>u</m:t>
                      </m:r>
                    </m:sub>
                  </m:sSub>
                </m:den>
              </m:f>
              <m:d>
                <m:dPr>
                  <m:ctrlPr>
                    <w:rPr>
                      <w:rFonts w:ascii="Cambria Math" w:hAnsi="Cambria Math" w:cs="Times"/>
                      <w:i/>
                      <w:color w:val="000000"/>
                      <w:spacing w:val="-3"/>
                      <w:lang w:eastAsia="ja-JP"/>
                    </w:rPr>
                  </m:ctrlPr>
                </m:dPr>
                <m:e>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I</m:t>
                      </m:r>
                    </m:e>
                    <m:sub>
                      <m:r>
                        <w:rPr>
                          <w:rFonts w:ascii="Cambria Math" w:hAnsi="Cambria Math" w:cs="Times"/>
                          <w:color w:val="000000"/>
                          <w:spacing w:val="-3"/>
                          <w:lang w:eastAsia="ja-JP"/>
                        </w:rPr>
                        <m:t>p</m:t>
                      </m:r>
                      <m:r>
                        <w:rPr>
                          <w:rFonts w:ascii="Cambria Math" w:hAnsi="Cambria Math" w:cs="Times"/>
                          <w:color w:val="000000"/>
                          <w:spacing w:val="-3"/>
                          <w:lang w:eastAsia="ja-JP"/>
                        </w:rPr>
                        <m:t>,</m:t>
                      </m:r>
                      <m:r>
                        <w:rPr>
                          <w:rFonts w:ascii="Cambria Math" w:hAnsi="Cambria Math" w:cs="Times"/>
                          <w:color w:val="000000"/>
                          <w:spacing w:val="-3"/>
                          <w:lang w:eastAsia="ja-JP"/>
                        </w:rPr>
                        <m:t>rms</m:t>
                      </m:r>
                    </m:sub>
                  </m:sSub>
                  <m:r>
                    <w:rPr>
                      <w:rFonts w:ascii="Cambria Math" w:hAnsi="Cambria Math" w:cs="Times"/>
                      <w:color w:val="000000"/>
                      <w:spacing w:val="-3"/>
                      <w:lang w:eastAsia="ja-JP"/>
                    </w:rPr>
                    <m:t>+</m:t>
                  </m:r>
                  <m:f>
                    <m:fPr>
                      <m:ctrlPr>
                        <w:rPr>
                          <w:rFonts w:ascii="Cambria Math" w:hAnsi="Cambria Math" w:cs="Times"/>
                          <w:i/>
                          <w:color w:val="000000"/>
                          <w:spacing w:val="-3"/>
                          <w:lang w:eastAsia="ja-JP"/>
                        </w:rPr>
                      </m:ctrlPr>
                    </m:fPr>
                    <m:num>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I</m:t>
                          </m:r>
                        </m:e>
                        <m:sub>
                          <m:r>
                            <w:rPr>
                              <w:rFonts w:ascii="Cambria Math" w:hAnsi="Cambria Math" w:cs="Times"/>
                              <w:color w:val="000000"/>
                              <w:spacing w:val="-3"/>
                              <w:lang w:eastAsia="ja-JP"/>
                            </w:rPr>
                            <m:t>s</m:t>
                          </m:r>
                          <m:r>
                            <w:rPr>
                              <w:rFonts w:ascii="Cambria Math" w:hAnsi="Cambria Math" w:cs="Times"/>
                              <w:color w:val="000000"/>
                              <w:spacing w:val="-3"/>
                              <w:lang w:eastAsia="ja-JP"/>
                            </w:rPr>
                            <m:t>,</m:t>
                          </m:r>
                          <m:r>
                            <w:rPr>
                              <w:rFonts w:ascii="Cambria Math" w:hAnsi="Cambria Math" w:cs="Times"/>
                              <w:color w:val="000000"/>
                              <w:spacing w:val="-3"/>
                              <w:lang w:eastAsia="ja-JP"/>
                            </w:rPr>
                            <m:t>rms</m:t>
                          </m:r>
                        </m:sub>
                      </m:sSub>
                    </m:num>
                    <m:den>
                      <m:r>
                        <w:rPr>
                          <w:rFonts w:ascii="Cambria Math" w:hAnsi="Cambria Math" w:cs="Times"/>
                          <w:color w:val="000000"/>
                          <w:spacing w:val="-3"/>
                          <w:lang w:eastAsia="ja-JP"/>
                        </w:rPr>
                        <m:t>n</m:t>
                      </m:r>
                    </m:den>
                  </m:f>
                </m:e>
              </m:d>
              <m:r>
                <w:rPr>
                  <w:rFonts w:ascii="Cambria Math" w:hAnsi="Cambria Math" w:cs="Times"/>
                  <w:color w:val="000000"/>
                  <w:spacing w:val="-3"/>
                  <w:lang w:eastAsia="ja-JP"/>
                </w:rPr>
                <m:t>#</m:t>
              </m:r>
              <m:d>
                <m:dPr>
                  <m:ctrlPr>
                    <w:rPr>
                      <w:rFonts w:ascii="Cambria Math" w:hAnsi="Cambria Math" w:cs="Times"/>
                      <w:i/>
                      <w:color w:val="000000"/>
                      <w:spacing w:val="-3"/>
                      <w:lang w:eastAsia="ja-JP"/>
                    </w:rPr>
                  </m:ctrlPr>
                </m:dPr>
                <m:e>
                  <m:r>
                    <w:rPr>
                      <w:rFonts w:ascii="Cambria Math" w:hAnsi="Cambria Math" w:cs="Times"/>
                      <w:color w:val="000000"/>
                      <w:spacing w:val="-3"/>
                      <w:lang w:eastAsia="ja-JP"/>
                    </w:rPr>
                    <m:t>31</m:t>
                  </m:r>
                </m:e>
              </m:d>
              <m:ctrlPr>
                <w:rPr>
                  <w:rFonts w:ascii="Cambria Math" w:hAnsi="Cambria Math" w:cs="Times"/>
                  <w:i/>
                  <w:color w:val="000000"/>
                  <w:spacing w:val="-3"/>
                  <w:lang w:eastAsia="ja-JP"/>
                </w:rPr>
              </m:ctrlPr>
            </m:e>
          </m:eqArr>
        </m:oMath>
      </m:oMathPara>
    </w:p>
    <w:p w14:paraId="1D144A2F" w14:textId="6B1406F0" w:rsidR="007C32FA" w:rsidRDefault="007C32FA" w:rsidP="007C32FA">
      <w:pPr>
        <w:pStyle w:val="BodyText"/>
        <w:ind w:firstLine="144"/>
        <w:rPr>
          <w:iCs/>
          <w:szCs w:val="21"/>
          <w:lang w:eastAsia="ja-JP"/>
        </w:rPr>
      </w:pPr>
      <w:r w:rsidRPr="000273F3">
        <w:rPr>
          <w:iCs/>
          <w:szCs w:val="21"/>
          <w:lang w:eastAsia="ja-JP"/>
        </w:rPr>
        <w:t>The</w:t>
      </w:r>
      <w:r>
        <w:rPr>
          <w:iCs/>
          <w:szCs w:val="21"/>
          <w:lang w:eastAsia="ja-JP"/>
        </w:rPr>
        <w:t xml:space="preserve"> </w:t>
      </w:r>
      <w:r w:rsidRPr="000273F3">
        <w:rPr>
          <w:iCs/>
          <w:szCs w:val="21"/>
          <w:lang w:eastAsia="ja-JP"/>
        </w:rPr>
        <w:t>area-product o</w:t>
      </w:r>
      <w:r>
        <w:rPr>
          <w:iCs/>
          <w:szCs w:val="21"/>
          <w:lang w:eastAsia="ja-JP"/>
        </w:rPr>
        <w:t>f the conventional and integrated transformers are shown in (3</w:t>
      </w:r>
      <w:r w:rsidR="0036779C">
        <w:rPr>
          <w:iCs/>
          <w:szCs w:val="21"/>
          <w:lang w:eastAsia="ja-JP"/>
        </w:rPr>
        <w:t>2</w:t>
      </w:r>
      <w:r>
        <w:rPr>
          <w:iCs/>
          <w:szCs w:val="21"/>
          <w:lang w:eastAsia="ja-JP"/>
        </w:rPr>
        <w:t>) and (3</w:t>
      </w:r>
      <w:r w:rsidR="0036779C">
        <w:rPr>
          <w:iCs/>
          <w:szCs w:val="21"/>
          <w:lang w:eastAsia="ja-JP"/>
        </w:rPr>
        <w:t>3</w:t>
      </w:r>
      <w:r>
        <w:rPr>
          <w:iCs/>
          <w:szCs w:val="21"/>
          <w:lang w:eastAsia="ja-JP"/>
        </w:rPr>
        <w:t>) respectively using (</w:t>
      </w:r>
      <w:r w:rsidR="0036779C">
        <w:rPr>
          <w:iCs/>
          <w:szCs w:val="21"/>
          <w:lang w:eastAsia="ja-JP"/>
        </w:rPr>
        <w:t>26</w:t>
      </w:r>
      <w:r>
        <w:rPr>
          <w:iCs/>
          <w:szCs w:val="21"/>
          <w:lang w:eastAsia="ja-JP"/>
        </w:rPr>
        <w:t>) – (3</w:t>
      </w:r>
      <w:r w:rsidR="0036779C">
        <w:rPr>
          <w:iCs/>
          <w:szCs w:val="21"/>
          <w:lang w:eastAsia="ja-JP"/>
        </w:rPr>
        <w:t>1</w:t>
      </w:r>
      <w:r>
        <w:rPr>
          <w:iCs/>
          <w:szCs w:val="21"/>
          <w:lang w:eastAsia="ja-JP"/>
        </w:rPr>
        <w:t>).</w:t>
      </w:r>
    </w:p>
    <w:p w14:paraId="2E6EBA7A" w14:textId="15B35F48" w:rsidR="007C32FA" w:rsidRPr="00110990" w:rsidRDefault="001907D5" w:rsidP="007C32FA">
      <w:pPr>
        <w:rPr>
          <w:sz w:val="16"/>
          <w:szCs w:val="16"/>
        </w:rPr>
      </w:pPr>
      <m:oMathPara>
        <m:oMath>
          <m:eqArr>
            <m:eqArrPr>
              <m:maxDist m:val="1"/>
              <m:ctrlPr>
                <w:rPr>
                  <w:rFonts w:ascii="Cambria Math" w:hAnsi="Cambria Math"/>
                  <w:i/>
                  <w:iCs/>
                  <w:sz w:val="16"/>
                  <w:szCs w:val="16"/>
                </w:rPr>
              </m:ctrlPr>
            </m:eqArrPr>
            <m:e>
              <m:sSub>
                <m:sSubPr>
                  <m:ctrlPr>
                    <w:rPr>
                      <w:rFonts w:ascii="Cambria Math" w:eastAsia="Cambria Math" w:hAnsi="Cambria Math"/>
                      <w:i/>
                      <w:sz w:val="16"/>
                      <w:szCs w:val="16"/>
                    </w:rPr>
                  </m:ctrlPr>
                </m:sSubPr>
                <m:e>
                  <m:r>
                    <w:rPr>
                      <w:rFonts w:ascii="Cambria Math" w:eastAsia="Cambria Math" w:hAnsi="Cambria Math"/>
                      <w:sz w:val="16"/>
                      <w:szCs w:val="16"/>
                    </w:rPr>
                    <m:t>AP</m:t>
                  </m:r>
                </m:e>
                <m:sub>
                  <m:r>
                    <w:rPr>
                      <w:rFonts w:ascii="Cambria Math" w:eastAsia="Cambria Math" w:hAnsi="Cambria Math"/>
                      <w:sz w:val="16"/>
                      <w:szCs w:val="16"/>
                    </w:rPr>
                    <m:t>conv</m:t>
                  </m:r>
                  <m:r>
                    <w:rPr>
                      <w:rFonts w:ascii="Cambria Math" w:eastAsia="Cambria Math" w:hAnsi="Cambria Math"/>
                      <w:sz w:val="16"/>
                      <w:szCs w:val="16"/>
                    </w:rPr>
                    <m:t>.</m:t>
                  </m:r>
                </m:sub>
              </m:sSub>
              <m: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conv</m:t>
                      </m:r>
                    </m:sub>
                  </m:sSub>
                  <m:r>
                    <w:rPr>
                      <w:rFonts w:ascii="Cambria Math" w:hAnsi="Cambria Math"/>
                      <w:sz w:val="16"/>
                      <w:szCs w:val="16"/>
                    </w:rPr>
                    <m:t xml:space="preserve">. </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conv</m:t>
                      </m:r>
                    </m:sub>
                  </m:sSub>
                  <m:r>
                    <w:rPr>
                      <w:rFonts w:ascii="Cambria Math" w:hAnsi="Cambria Math"/>
                      <w:sz w:val="16"/>
                      <w:szCs w:val="16"/>
                    </w:rPr>
                    <m:t xml:space="preserve">. </m:t>
                  </m:r>
                </m:sub>
              </m:sSub>
              <m:r>
                <w:rPr>
                  <w:rFonts w:ascii="Cambria Math" w:hAnsi="Cambria Math"/>
                  <w:sz w:val="16"/>
                  <w:szCs w:val="16"/>
                </w:rPr>
                <m:t xml:space="preserve">= </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L</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peak</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rms</m:t>
                          </m:r>
                        </m:sub>
                      </m:sSub>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s</m:t>
                              </m:r>
                              <m:r>
                                <w:rPr>
                                  <w:rFonts w:ascii="Cambria Math" w:hAnsi="Cambria Math"/>
                                  <w:sz w:val="16"/>
                                  <w:szCs w:val="16"/>
                                </w:rPr>
                                <m:t>,</m:t>
                              </m:r>
                              <m:r>
                                <w:rPr>
                                  <w:rFonts w:ascii="Cambria Math" w:hAnsi="Cambria Math"/>
                                  <w:sz w:val="16"/>
                                  <w:szCs w:val="16"/>
                                </w:rPr>
                                <m:t>rms</m:t>
                              </m:r>
                            </m:sub>
                          </m:sSub>
                        </m:num>
                        <m:den>
                          <m:r>
                            <w:rPr>
                              <w:rFonts w:ascii="Cambria Math" w:hAnsi="Cambria Math"/>
                              <w:sz w:val="16"/>
                              <w:szCs w:val="16"/>
                            </w:rPr>
                            <m:t>n</m:t>
                          </m:r>
                        </m:den>
                      </m:f>
                    </m:e>
                  </m:d>
                </m:num>
                <m:den>
                  <m:sSub>
                    <m:sSubPr>
                      <m:ctrlPr>
                        <w:rPr>
                          <w:rFonts w:ascii="Cambria Math" w:hAnsi="Cambria Math"/>
                          <w:i/>
                          <w:sz w:val="16"/>
                          <w:szCs w:val="16"/>
                        </w:rPr>
                      </m:ctrlPr>
                    </m:sSubPr>
                    <m:e>
                      <m:r>
                        <w:rPr>
                          <w:rFonts w:ascii="Cambria Math" w:hAnsi="Cambria Math"/>
                          <w:sz w:val="16"/>
                          <w:szCs w:val="16"/>
                        </w:rPr>
                        <m:t>B</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J</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K</m:t>
                      </m:r>
                    </m:e>
                    <m:sub>
                      <m:r>
                        <w:rPr>
                          <w:rFonts w:ascii="Cambria Math" w:hAnsi="Cambria Math"/>
                          <w:sz w:val="16"/>
                          <w:szCs w:val="16"/>
                        </w:rPr>
                        <m:t>u</m:t>
                      </m:r>
                    </m:sub>
                  </m:sSub>
                </m:den>
              </m:f>
              <m:r>
                <m:rPr>
                  <m:sty m:val="p"/>
                </m:rPr>
                <w:rPr>
                  <w:rFonts w:ascii="Cambria Math" w:hAnsi="Cambria Math" w:hint="eastAsia"/>
                  <w:sz w:val="16"/>
                  <w:szCs w:val="16"/>
                </w:rPr>
                <m:t xml:space="preserve"> </m:t>
              </m:r>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32</m:t>
                  </m:r>
                </m:e>
              </m:d>
              <m:ctrlPr>
                <w:rPr>
                  <w:rFonts w:ascii="Cambria Math" w:hAnsi="Cambria Math"/>
                  <w:i/>
                  <w:sz w:val="16"/>
                  <w:szCs w:val="16"/>
                </w:rPr>
              </m:ctrlPr>
            </m:e>
          </m:eqArr>
        </m:oMath>
      </m:oMathPara>
    </w:p>
    <w:p w14:paraId="68F4A625" w14:textId="49DA7A01" w:rsidR="007C32FA" w:rsidRPr="00110990" w:rsidRDefault="001907D5" w:rsidP="007C32FA">
      <w:pPr>
        <w:rPr>
          <w:sz w:val="16"/>
          <w:szCs w:val="16"/>
        </w:rPr>
      </w:pPr>
      <m:oMathPara>
        <m:oMath>
          <m:eqArr>
            <m:eqArrPr>
              <m:maxDist m:val="1"/>
              <m:ctrlPr>
                <w:rPr>
                  <w:rFonts w:ascii="Cambria Math" w:hAnsi="Cambria Math"/>
                  <w:i/>
                  <w:iCs/>
                  <w:sz w:val="16"/>
                  <w:szCs w:val="16"/>
                </w:rPr>
              </m:ctrlPr>
            </m:eqArrPr>
            <m:e>
              <m:sSub>
                <m:sSubPr>
                  <m:ctrlPr>
                    <w:rPr>
                      <w:rFonts w:ascii="Cambria Math" w:eastAsia="Cambria Math" w:hAnsi="Cambria Math"/>
                      <w:i/>
                      <w:sz w:val="16"/>
                      <w:szCs w:val="16"/>
                    </w:rPr>
                  </m:ctrlPr>
                </m:sSubPr>
                <m:e>
                  <m:r>
                    <w:rPr>
                      <w:rFonts w:ascii="Cambria Math" w:eastAsia="Cambria Math" w:hAnsi="Cambria Math"/>
                      <w:sz w:val="16"/>
                      <w:szCs w:val="16"/>
                    </w:rPr>
                    <m:t>AP</m:t>
                  </m:r>
                </m:e>
                <m:sub>
                  <m:r>
                    <w:rPr>
                      <w:rFonts w:ascii="Cambria Math" w:eastAsia="Cambria Math" w:hAnsi="Cambria Math"/>
                      <w:sz w:val="16"/>
                      <w:szCs w:val="16"/>
                    </w:rPr>
                    <m:t>integ</m:t>
                  </m:r>
                  <m:r>
                    <w:rPr>
                      <w:rFonts w:ascii="Cambria Math" w:eastAsia="Cambria Math" w:hAnsi="Cambria Math"/>
                      <w:sz w:val="16"/>
                      <w:szCs w:val="16"/>
                    </w:rPr>
                    <m:t>.</m:t>
                  </m:r>
                </m:sub>
              </m:sSub>
              <m: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integ</m:t>
                      </m:r>
                    </m:sub>
                  </m:sSub>
                  <m:r>
                    <w:rPr>
                      <w:rFonts w:ascii="Cambria Math" w:hAnsi="Cambria Math"/>
                      <w:sz w:val="16"/>
                      <w:szCs w:val="16"/>
                    </w:rPr>
                    <m:t xml:space="preserve">. </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integ</m:t>
                      </m:r>
                    </m:sub>
                  </m:sSub>
                  <m:r>
                    <w:rPr>
                      <w:rFonts w:ascii="Cambria Math" w:hAnsi="Cambria Math"/>
                      <w:sz w:val="16"/>
                      <w:szCs w:val="16"/>
                    </w:rPr>
                    <m:t xml:space="preserve">. </m:t>
                  </m:r>
                </m:sub>
              </m:sSub>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2</m:t>
                      </m:r>
                      <m:r>
                        <w:rPr>
                          <w:rFonts w:ascii="Cambria Math" w:hAnsi="Cambria Math"/>
                          <w:sz w:val="16"/>
                          <w:szCs w:val="16"/>
                        </w:rPr>
                        <m:t>L</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peak</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rms</m:t>
                          </m:r>
                        </m:sub>
                      </m:sSub>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s</m:t>
                              </m:r>
                              <m:r>
                                <w:rPr>
                                  <w:rFonts w:ascii="Cambria Math" w:hAnsi="Cambria Math"/>
                                  <w:sz w:val="16"/>
                                  <w:szCs w:val="16"/>
                                </w:rPr>
                                <m:t>,</m:t>
                              </m:r>
                              <m:r>
                                <w:rPr>
                                  <w:rFonts w:ascii="Cambria Math" w:hAnsi="Cambria Math"/>
                                  <w:sz w:val="16"/>
                                  <w:szCs w:val="16"/>
                                </w:rPr>
                                <m:t>rms</m:t>
                              </m:r>
                            </m:sub>
                          </m:sSub>
                        </m:num>
                        <m:den>
                          <m:r>
                            <w:rPr>
                              <w:rFonts w:ascii="Cambria Math" w:hAnsi="Cambria Math"/>
                              <w:sz w:val="16"/>
                              <w:szCs w:val="16"/>
                            </w:rPr>
                            <m:t>n</m:t>
                          </m:r>
                        </m:den>
                      </m:f>
                    </m:e>
                  </m:d>
                </m:num>
                <m:den>
                  <m:sSub>
                    <m:sSubPr>
                      <m:ctrlPr>
                        <w:rPr>
                          <w:rFonts w:ascii="Cambria Math" w:hAnsi="Cambria Math"/>
                          <w:i/>
                          <w:sz w:val="16"/>
                          <w:szCs w:val="16"/>
                        </w:rPr>
                      </m:ctrlPr>
                    </m:sSubPr>
                    <m:e>
                      <m:r>
                        <w:rPr>
                          <w:rFonts w:ascii="Cambria Math" w:hAnsi="Cambria Math"/>
                          <w:sz w:val="16"/>
                          <w:szCs w:val="16"/>
                        </w:rPr>
                        <m:t>B</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J</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K</m:t>
                      </m:r>
                    </m:e>
                    <m:sub>
                      <m:r>
                        <w:rPr>
                          <w:rFonts w:ascii="Cambria Math" w:hAnsi="Cambria Math"/>
                          <w:sz w:val="16"/>
                          <w:szCs w:val="16"/>
                        </w:rPr>
                        <m:t>u</m:t>
                      </m:r>
                    </m:sub>
                  </m:sSub>
                </m:den>
              </m:f>
              <m:r>
                <w:rPr>
                  <w:rFonts w:ascii="Cambria Math" w:hAnsi="Cambria Math"/>
                  <w:sz w:val="16"/>
                  <w:szCs w:val="16"/>
                </w:rPr>
                <m:t>=2</m:t>
              </m:r>
              <m:sSub>
                <m:sSubPr>
                  <m:ctrlPr>
                    <w:rPr>
                      <w:rFonts w:ascii="Cambria Math" w:eastAsia="Cambria Math" w:hAnsi="Cambria Math"/>
                      <w:i/>
                      <w:sz w:val="16"/>
                      <w:szCs w:val="16"/>
                    </w:rPr>
                  </m:ctrlPr>
                </m:sSubPr>
                <m:e>
                  <m:r>
                    <w:rPr>
                      <w:rFonts w:ascii="Cambria Math" w:eastAsia="Cambria Math" w:hAnsi="Cambria Math"/>
                      <w:sz w:val="16"/>
                      <w:szCs w:val="16"/>
                    </w:rPr>
                    <m:t>AP</m:t>
                  </m:r>
                </m:e>
                <m:sub>
                  <m:r>
                    <w:rPr>
                      <w:rFonts w:ascii="Cambria Math" w:eastAsia="Cambria Math" w:hAnsi="Cambria Math"/>
                      <w:sz w:val="16"/>
                      <w:szCs w:val="16"/>
                    </w:rPr>
                    <m:t>conv</m:t>
                  </m:r>
                  <m:r>
                    <w:rPr>
                      <w:rFonts w:ascii="Cambria Math" w:eastAsia="Cambria Math" w:hAnsi="Cambria Math"/>
                      <w:sz w:val="16"/>
                      <w:szCs w:val="16"/>
                    </w:rPr>
                    <m:t>.</m:t>
                  </m:r>
                </m:sub>
              </m:sSub>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33</m:t>
                  </m:r>
                </m:e>
              </m:d>
              <m:ctrlPr>
                <w:rPr>
                  <w:rFonts w:ascii="Cambria Math" w:hAnsi="Cambria Math"/>
                  <w:i/>
                  <w:sz w:val="16"/>
                  <w:szCs w:val="16"/>
                </w:rPr>
              </m:ctrlPr>
            </m:e>
          </m:eqArr>
        </m:oMath>
      </m:oMathPara>
    </w:p>
    <w:p w14:paraId="0C96D2C1" w14:textId="2952BE9E" w:rsidR="007C32FA" w:rsidRPr="003F6627" w:rsidRDefault="007C32FA" w:rsidP="007C32FA">
      <w:pPr>
        <w:ind w:firstLine="144"/>
        <w:jc w:val="both"/>
        <w:rPr>
          <w:rFonts w:ascii="Times" w:eastAsia="Times" w:hAnsi="Times" w:cs="Times"/>
          <w:iCs/>
          <w:color w:val="000000"/>
          <w:lang w:val="x-none"/>
        </w:rPr>
      </w:pPr>
      <w:r w:rsidRPr="003F6627">
        <w:rPr>
          <w:rFonts w:ascii="Times" w:eastAsia="Times" w:hAnsi="Times" w:cs="Times"/>
          <w:iCs/>
          <w:color w:val="000000"/>
          <w:lang w:val="x-none"/>
        </w:rPr>
        <w:t xml:space="preserve">The volume of the core shown in Fig. 11 can be expressed using the expression shown in </w:t>
      </w:r>
      <w:r>
        <w:rPr>
          <w:rFonts w:ascii="Times" w:eastAsia="Times" w:hAnsi="Times" w:cs="Times"/>
          <w:iCs/>
          <w:color w:val="000000"/>
          <w:lang w:val="x-none"/>
        </w:rPr>
        <w:t>(3</w:t>
      </w:r>
      <w:r w:rsidR="0036779C">
        <w:rPr>
          <w:rFonts w:ascii="Times" w:eastAsia="Times" w:hAnsi="Times" w:cs="Times"/>
          <w:iCs/>
          <w:color w:val="000000"/>
          <w:lang w:val="x-none"/>
        </w:rPr>
        <w:t>4</w:t>
      </w:r>
      <w:r w:rsidRPr="003F6627">
        <w:rPr>
          <w:rFonts w:ascii="Times" w:eastAsia="Times" w:hAnsi="Times" w:cs="Times"/>
          <w:iCs/>
          <w:color w:val="000000"/>
          <w:lang w:val="x-none"/>
        </w:rPr>
        <w:t xml:space="preserve">), where </w:t>
      </w:r>
      <w:r w:rsidRPr="003F6627">
        <w:rPr>
          <w:rFonts w:ascii="Times" w:eastAsia="Times" w:hAnsi="Times" w:cs="Times"/>
          <w:i/>
          <w:color w:val="000000"/>
          <w:lang w:val="x-none"/>
        </w:rPr>
        <w:t>x</w:t>
      </w:r>
      <w:r w:rsidRPr="003F6627">
        <w:rPr>
          <w:rFonts w:ascii="Times" w:eastAsia="Times" w:hAnsi="Times" w:cs="Times"/>
          <w:iCs/>
          <w:color w:val="000000"/>
          <w:lang w:val="x-none"/>
        </w:rPr>
        <w:t xml:space="preserve"> is a constant that denotes the ratio </w:t>
      </w:r>
      <m:oMath>
        <m:sSub>
          <m:sSubPr>
            <m:ctrlPr>
              <w:rPr>
                <w:rFonts w:ascii="Cambria Math" w:eastAsia="Times" w:hAnsi="Cambria Math" w:cs="Times"/>
                <w:i/>
                <w:iCs/>
                <w:color w:val="000000"/>
                <w:lang w:val="x-none"/>
              </w:rPr>
            </m:ctrlPr>
          </m:sSubPr>
          <m:e>
            <m:r>
              <w:rPr>
                <w:rFonts w:ascii="Cambria Math" w:eastAsia="Times" w:hAnsi="Cambria Math" w:cs="Times"/>
                <w:color w:val="000000"/>
                <w:lang w:val="x-none"/>
              </w:rPr>
              <m:t>A</m:t>
            </m:r>
          </m:e>
          <m:sub>
            <m:r>
              <w:rPr>
                <w:rFonts w:ascii="Cambria Math" w:eastAsia="Times" w:hAnsi="Cambria Math" w:cs="Times"/>
                <w:color w:val="000000"/>
                <w:lang w:val="x-none"/>
              </w:rPr>
              <m:t>c</m:t>
            </m:r>
          </m:sub>
        </m:sSub>
        <m:r>
          <w:rPr>
            <w:rFonts w:ascii="Cambria Math" w:eastAsia="Times" w:hAnsi="Cambria Math" w:cs="Times"/>
            <w:color w:val="000000"/>
            <w:lang w:val="x-none"/>
          </w:rPr>
          <m:t>/</m:t>
        </m:r>
        <m:sSub>
          <m:sSubPr>
            <m:ctrlPr>
              <w:rPr>
                <w:rFonts w:ascii="Cambria Math" w:eastAsia="Times" w:hAnsi="Cambria Math" w:cs="Times"/>
                <w:i/>
                <w:iCs/>
                <w:color w:val="000000"/>
                <w:lang w:val="x-none"/>
              </w:rPr>
            </m:ctrlPr>
          </m:sSubPr>
          <m:e>
            <m:r>
              <w:rPr>
                <w:rFonts w:ascii="Cambria Math" w:eastAsia="Times" w:hAnsi="Cambria Math" w:cs="Times"/>
                <w:color w:val="000000"/>
                <w:lang w:val="x-none"/>
              </w:rPr>
              <m:t>A</m:t>
            </m:r>
          </m:e>
          <m:sub>
            <m:r>
              <w:rPr>
                <w:rFonts w:ascii="Cambria Math" w:eastAsia="Times" w:hAnsi="Cambria Math" w:cs="Times"/>
                <w:color w:val="000000"/>
                <w:lang w:val="x-none"/>
              </w:rPr>
              <m:t>w</m:t>
            </m:r>
          </m:sub>
        </m:sSub>
      </m:oMath>
      <w:r w:rsidRPr="003F6627">
        <w:rPr>
          <w:rFonts w:ascii="Times" w:eastAsia="Times" w:hAnsi="Times" w:cs="Times"/>
          <w:iCs/>
          <w:color w:val="000000"/>
          <w:lang w:val="x-none"/>
        </w:rPr>
        <w:t>. The total volume of the conventional transformer is twice one transformer, since two cores comprise this transformer.</w:t>
      </w:r>
    </w:p>
    <w:p w14:paraId="111FEC84" w14:textId="2D7430E7" w:rsidR="007C32FA" w:rsidRPr="00CA36FA" w:rsidRDefault="001907D5" w:rsidP="007C32FA">
      <w:pPr>
        <w:ind w:firstLine="144"/>
        <w:jc w:val="both"/>
        <w:rPr>
          <w:rFonts w:ascii="Times" w:eastAsia="Times" w:hAnsi="Times" w:cs="Times"/>
          <w:color w:val="000000"/>
        </w:rPr>
      </w:pPr>
      <m:oMathPara>
        <m:oMath>
          <m:eqArr>
            <m:eqArrPr>
              <m:maxDist m:val="1"/>
              <m:ctrlPr>
                <w:rPr>
                  <w:rFonts w:ascii="Cambria Math" w:eastAsia="Times" w:hAnsi="Cambria Math" w:cs="Times"/>
                  <w:i/>
                  <w:iCs/>
                  <w:color w:val="000000"/>
                </w:rPr>
              </m:ctrlPr>
            </m:eqArrPr>
            <m:e>
              <m:r>
                <w:rPr>
                  <w:rFonts w:ascii="Cambria Math" w:eastAsia="Times" w:hAnsi="Cambria Math" w:cs="Times"/>
                  <w:color w:val="000000"/>
                </w:rPr>
                <m:t>Vol</m:t>
              </m:r>
              <m:r>
                <w:rPr>
                  <w:rFonts w:ascii="Cambria Math" w:eastAsia="Times" w:hAnsi="Cambria Math" w:cs="Times"/>
                  <w:color w:val="000000"/>
                </w:rPr>
                <m:t>.</m:t>
              </m:r>
              <m:r>
                <w:rPr>
                  <w:rFonts w:ascii="Cambria Math" w:eastAsia="Times" w:hAnsi="Cambria Math" w:cs="Times" w:hint="eastAsia"/>
                  <w:color w:val="000000"/>
                </w:rPr>
                <m:t>=</m:t>
              </m:r>
              <m:r>
                <w:rPr>
                  <w:rFonts w:ascii="Cambria Math" w:eastAsia="Times" w:hAnsi="Cambria Math" w:cs="Times"/>
                  <w:color w:val="000000"/>
                </w:rPr>
                <m:t>2</m:t>
              </m:r>
              <m:sSup>
                <m:sSupPr>
                  <m:ctrlPr>
                    <w:rPr>
                      <w:rFonts w:ascii="Cambria Math" w:eastAsia="Times" w:hAnsi="Cambria Math" w:cs="Times"/>
                      <w:i/>
                      <w:color w:val="000000"/>
                    </w:rPr>
                  </m:ctrlPr>
                </m:sSupPr>
                <m:e>
                  <m:r>
                    <w:rPr>
                      <w:rFonts w:ascii="Cambria Math" w:eastAsia="Times" w:hAnsi="Cambria Math" w:cs="Times"/>
                      <w:color w:val="000000"/>
                    </w:rPr>
                    <m:t>AP</m:t>
                  </m:r>
                </m:e>
                <m:sup>
                  <m:f>
                    <m:fPr>
                      <m:ctrlPr>
                        <w:rPr>
                          <w:rFonts w:ascii="Cambria Math" w:eastAsia="Times" w:hAnsi="Cambria Math" w:cs="Times"/>
                          <w:i/>
                          <w:color w:val="000000"/>
                        </w:rPr>
                      </m:ctrlPr>
                    </m:fPr>
                    <m:num>
                      <m:r>
                        <w:rPr>
                          <w:rFonts w:ascii="Cambria Math" w:eastAsia="Times" w:hAnsi="Cambria Math" w:cs="Times"/>
                          <w:color w:val="000000"/>
                        </w:rPr>
                        <m:t>3</m:t>
                      </m:r>
                    </m:num>
                    <m:den>
                      <m:r>
                        <w:rPr>
                          <w:rFonts w:ascii="Cambria Math" w:eastAsia="Times" w:hAnsi="Cambria Math" w:cs="Times"/>
                          <w:color w:val="000000"/>
                        </w:rPr>
                        <m:t>4</m:t>
                      </m:r>
                    </m:den>
                  </m:f>
                </m:sup>
              </m:sSup>
              <m:d>
                <m:dPr>
                  <m:ctrlPr>
                    <w:rPr>
                      <w:rFonts w:ascii="Cambria Math" w:eastAsia="Times" w:hAnsi="Cambria Math" w:cs="Times"/>
                      <w:i/>
                      <w:color w:val="000000"/>
                    </w:rPr>
                  </m:ctrlPr>
                </m:dPr>
                <m:e>
                  <m:sSup>
                    <m:sSupPr>
                      <m:ctrlPr>
                        <w:rPr>
                          <w:rFonts w:ascii="Cambria Math" w:eastAsia="Times" w:hAnsi="Cambria Math" w:cs="Times"/>
                          <w:i/>
                          <w:color w:val="000000"/>
                        </w:rPr>
                      </m:ctrlPr>
                    </m:sSupPr>
                    <m:e>
                      <m:r>
                        <w:rPr>
                          <w:rFonts w:ascii="Cambria Math" w:eastAsia="Times" w:hAnsi="Cambria Math" w:cs="Times"/>
                          <w:color w:val="000000"/>
                        </w:rPr>
                        <m:t>x</m:t>
                      </m:r>
                    </m:e>
                    <m:sup>
                      <m:f>
                        <m:fPr>
                          <m:ctrlPr>
                            <w:rPr>
                              <w:rFonts w:ascii="Cambria Math" w:eastAsia="Times" w:hAnsi="Cambria Math" w:cs="Times"/>
                              <w:i/>
                              <w:color w:val="000000"/>
                            </w:rPr>
                          </m:ctrlPr>
                        </m:fPr>
                        <m:num>
                          <m:r>
                            <w:rPr>
                              <w:rFonts w:ascii="Cambria Math" w:eastAsia="Times" w:hAnsi="Cambria Math" w:cs="Times"/>
                              <w:color w:val="000000"/>
                            </w:rPr>
                            <m:t>3</m:t>
                          </m:r>
                        </m:num>
                        <m:den>
                          <m:r>
                            <w:rPr>
                              <w:rFonts w:ascii="Cambria Math" w:eastAsia="Times" w:hAnsi="Cambria Math" w:cs="Times"/>
                              <w:color w:val="000000"/>
                            </w:rPr>
                            <m:t>4</m:t>
                          </m:r>
                        </m:den>
                      </m:f>
                    </m:sup>
                  </m:sSup>
                  <m:r>
                    <w:rPr>
                      <w:rFonts w:ascii="Cambria Math" w:eastAsia="Times" w:hAnsi="Cambria Math" w:cs="Times"/>
                      <w:color w:val="000000"/>
                    </w:rPr>
                    <m:t>+</m:t>
                  </m:r>
                  <m:sSup>
                    <m:sSupPr>
                      <m:ctrlPr>
                        <w:rPr>
                          <w:rFonts w:ascii="Cambria Math" w:eastAsia="Times" w:hAnsi="Cambria Math" w:cs="Times"/>
                          <w:i/>
                          <w:color w:val="000000"/>
                        </w:rPr>
                      </m:ctrlPr>
                    </m:sSupPr>
                    <m:e>
                      <m:r>
                        <w:rPr>
                          <w:rFonts w:ascii="Cambria Math" w:eastAsia="Times" w:hAnsi="Cambria Math" w:cs="Times"/>
                          <w:color w:val="000000"/>
                        </w:rPr>
                        <m:t>2</m:t>
                      </m:r>
                      <m:r>
                        <w:rPr>
                          <w:rFonts w:ascii="Cambria Math" w:eastAsia="Times" w:hAnsi="Cambria Math" w:cs="Times"/>
                          <w:color w:val="000000"/>
                        </w:rPr>
                        <m:t>x</m:t>
                      </m:r>
                    </m:e>
                    <m:sup>
                      <m:f>
                        <m:fPr>
                          <m:ctrlPr>
                            <w:rPr>
                              <w:rFonts w:ascii="Cambria Math" w:eastAsia="Times" w:hAnsi="Cambria Math" w:cs="Times"/>
                              <w:i/>
                              <w:color w:val="000000"/>
                            </w:rPr>
                          </m:ctrlPr>
                        </m:fPr>
                        <m:num>
                          <m:r>
                            <w:rPr>
                              <w:rFonts w:ascii="Cambria Math" w:eastAsia="Times" w:hAnsi="Cambria Math" w:cs="Times"/>
                              <w:color w:val="000000"/>
                            </w:rPr>
                            <m:t>1</m:t>
                          </m:r>
                        </m:num>
                        <m:den>
                          <m:r>
                            <w:rPr>
                              <w:rFonts w:ascii="Cambria Math" w:eastAsia="Times" w:hAnsi="Cambria Math" w:cs="Times"/>
                              <w:color w:val="000000"/>
                            </w:rPr>
                            <m:t>4</m:t>
                          </m:r>
                        </m:den>
                      </m:f>
                    </m:sup>
                  </m:sSup>
                  <m:r>
                    <w:rPr>
                      <w:rFonts w:ascii="Cambria Math" w:eastAsia="Times" w:hAnsi="Cambria Math" w:cs="Times"/>
                      <w:color w:val="000000"/>
                    </w:rPr>
                    <m:t>+</m:t>
                  </m:r>
                  <m:sSup>
                    <m:sSupPr>
                      <m:ctrlPr>
                        <w:rPr>
                          <w:rFonts w:ascii="Cambria Math" w:eastAsia="Times" w:hAnsi="Cambria Math" w:cs="Times"/>
                          <w:i/>
                          <w:color w:val="000000"/>
                        </w:rPr>
                      </m:ctrlPr>
                    </m:sSupPr>
                    <m:e>
                      <m:r>
                        <w:rPr>
                          <w:rFonts w:ascii="Cambria Math" w:eastAsia="Times" w:hAnsi="Cambria Math" w:cs="Times"/>
                          <w:color w:val="000000"/>
                        </w:rPr>
                        <m:t>x</m:t>
                      </m:r>
                    </m:e>
                    <m:sup>
                      <m:r>
                        <w:rPr>
                          <w:rFonts w:ascii="Cambria Math" w:eastAsia="Times" w:hAnsi="Cambria Math" w:cs="Times"/>
                          <w:color w:val="000000"/>
                        </w:rPr>
                        <m:t>-</m:t>
                      </m:r>
                      <m:f>
                        <m:fPr>
                          <m:ctrlPr>
                            <w:rPr>
                              <w:rFonts w:ascii="Cambria Math" w:eastAsia="Times" w:hAnsi="Cambria Math" w:cs="Times"/>
                              <w:i/>
                              <w:color w:val="000000"/>
                            </w:rPr>
                          </m:ctrlPr>
                        </m:fPr>
                        <m:num>
                          <m:r>
                            <w:rPr>
                              <w:rFonts w:ascii="Cambria Math" w:eastAsia="Times" w:hAnsi="Cambria Math" w:cs="Times"/>
                              <w:color w:val="000000"/>
                            </w:rPr>
                            <m:t>1</m:t>
                          </m:r>
                        </m:num>
                        <m:den>
                          <m:r>
                            <w:rPr>
                              <w:rFonts w:ascii="Cambria Math" w:eastAsia="Times" w:hAnsi="Cambria Math" w:cs="Times"/>
                              <w:color w:val="000000"/>
                            </w:rPr>
                            <m:t>4</m:t>
                          </m:r>
                        </m:den>
                      </m:f>
                    </m:sup>
                  </m:sSup>
                </m:e>
              </m:d>
              <m:r>
                <w:rPr>
                  <w:rFonts w:ascii="Cambria Math" w:eastAsia="Times" w:hAnsi="Cambria Math" w:cs="Times"/>
                  <w:color w:val="000000"/>
                </w:rPr>
                <m:t>#</m:t>
              </m:r>
              <m:d>
                <m:dPr>
                  <m:ctrlPr>
                    <w:rPr>
                      <w:rFonts w:ascii="Cambria Math" w:eastAsia="Times" w:hAnsi="Cambria Math" w:cs="Times"/>
                      <w:i/>
                      <w:color w:val="000000"/>
                    </w:rPr>
                  </m:ctrlPr>
                </m:dPr>
                <m:e>
                  <m:r>
                    <w:rPr>
                      <w:rFonts w:ascii="Cambria Math" w:eastAsia="Times" w:hAnsi="Cambria Math" w:cs="Times"/>
                      <w:color w:val="000000"/>
                    </w:rPr>
                    <m:t>34</m:t>
                  </m:r>
                </m:e>
              </m:d>
              <m:ctrlPr>
                <w:rPr>
                  <w:rFonts w:ascii="Cambria Math" w:eastAsia="Times" w:hAnsi="Cambria Math" w:cs="Times"/>
                  <w:i/>
                  <w:color w:val="000000"/>
                </w:rPr>
              </m:ctrlPr>
            </m:e>
          </m:eqArr>
        </m:oMath>
      </m:oMathPara>
    </w:p>
    <w:p w14:paraId="10C1327D" w14:textId="2D0453FA" w:rsidR="007C32FA" w:rsidRDefault="007C32FA" w:rsidP="007C32FA">
      <w:pPr>
        <w:ind w:firstLine="144"/>
        <w:jc w:val="both"/>
        <w:rPr>
          <w:rFonts w:ascii="Times" w:eastAsia="Times" w:hAnsi="Times" w:cs="Times"/>
          <w:b/>
          <w:bCs/>
          <w:color w:val="FF0000"/>
        </w:rPr>
      </w:pPr>
      <w:r w:rsidRPr="00163322">
        <w:rPr>
          <w:rFonts w:ascii="Times" w:eastAsia="Times" w:hAnsi="Times" w:cs="Times"/>
          <w:b/>
          <w:bCs/>
          <w:color w:val="FF0000"/>
        </w:rPr>
        <w:t>The rms expressions of the primary and secondary side current are obtained using are given in (3</w:t>
      </w:r>
      <w:r w:rsidR="0036779C">
        <w:rPr>
          <w:rFonts w:ascii="Times" w:eastAsia="Times" w:hAnsi="Times" w:cs="Times"/>
          <w:b/>
          <w:bCs/>
          <w:color w:val="FF0000"/>
        </w:rPr>
        <w:t>5</w:t>
      </w:r>
      <w:r w:rsidRPr="00163322">
        <w:rPr>
          <w:rFonts w:ascii="Times" w:eastAsia="Times" w:hAnsi="Times" w:cs="Times"/>
          <w:b/>
          <w:bCs/>
          <w:color w:val="FF0000"/>
        </w:rPr>
        <w:t>) and (3</w:t>
      </w:r>
      <w:r w:rsidR="0036779C">
        <w:rPr>
          <w:rFonts w:ascii="Times" w:eastAsia="Times" w:hAnsi="Times" w:cs="Times"/>
          <w:b/>
          <w:bCs/>
          <w:color w:val="FF0000"/>
        </w:rPr>
        <w:t>6</w:t>
      </w:r>
      <w:r w:rsidRPr="00163322">
        <w:rPr>
          <w:rFonts w:ascii="Times" w:eastAsia="Times" w:hAnsi="Times" w:cs="Times"/>
          <w:b/>
          <w:bCs/>
          <w:color w:val="FF0000"/>
        </w:rPr>
        <w:t>)</w:t>
      </w:r>
      <w:r>
        <w:rPr>
          <w:rFonts w:ascii="Times" w:eastAsia="Times" w:hAnsi="Times" w:cs="Times"/>
          <w:b/>
          <w:bCs/>
          <w:color w:val="FF0000"/>
        </w:rPr>
        <w:t xml:space="preserve"> </w:t>
      </w:r>
      <w:r w:rsidRPr="00163322">
        <w:rPr>
          <w:rFonts w:ascii="Times" w:eastAsia="Times" w:hAnsi="Times" w:cs="Times"/>
          <w:b/>
          <w:bCs/>
          <w:color w:val="FF0000"/>
        </w:rPr>
        <w:t>[</w:t>
      </w:r>
      <w:r>
        <w:rPr>
          <w:rFonts w:ascii="Times" w:eastAsia="Times" w:hAnsi="Times" w:cs="Times"/>
          <w:b/>
          <w:bCs/>
          <w:color w:val="FF0000"/>
        </w:rPr>
        <w:t>8]</w:t>
      </w:r>
      <w:r w:rsidRPr="00163322">
        <w:rPr>
          <w:rFonts w:ascii="Times" w:eastAsia="Times" w:hAnsi="Times" w:cs="Times"/>
          <w:b/>
          <w:bCs/>
          <w:color w:val="FF0000"/>
        </w:rPr>
        <w:t>.</w:t>
      </w:r>
    </w:p>
    <w:p w14:paraId="5EBA912B" w14:textId="77777777" w:rsidR="007C32FA" w:rsidRPr="00CA36FA" w:rsidRDefault="001907D5" w:rsidP="007C32FA">
      <w:pPr>
        <w:ind w:firstLine="144"/>
        <w:jc w:val="both"/>
        <w:rPr>
          <w:rFonts w:ascii="Times" w:eastAsia="Times" w:hAnsi="Times" w:cs="Times"/>
          <w:color w:val="000000"/>
        </w:rPr>
      </w:pPr>
      <m:oMathPara>
        <m:oMath>
          <m:eqArr>
            <m:eqArrPr>
              <m:maxDist m:val="1"/>
              <m:ctrlPr>
                <w:rPr>
                  <w:rFonts w:ascii="Cambria Math" w:eastAsia="Times" w:hAnsi="Cambria Math" w:cs="Times"/>
                  <w:i/>
                  <w:iCs/>
                  <w:color w:val="000000"/>
                </w:rPr>
              </m:ctrlPr>
            </m:eqArrPr>
            <m:e>
              <m:sSub>
                <m:sSubPr>
                  <m:ctrlPr>
                    <w:rPr>
                      <w:rFonts w:ascii="Cambria Math" w:eastAsia="Times" w:hAnsi="Cambria Math" w:cs="Times"/>
                      <w:i/>
                      <w:color w:val="000000"/>
                    </w:rPr>
                  </m:ctrlPr>
                </m:sSubPr>
                <m:e>
                  <m:r>
                    <w:rPr>
                      <w:rFonts w:ascii="Cambria Math" w:eastAsia="Times" w:hAnsi="Cambria Math" w:cs="Times"/>
                      <w:color w:val="000000"/>
                    </w:rPr>
                    <m:t>I</m:t>
                  </m:r>
                </m:e>
                <m:sub>
                  <m:r>
                    <w:rPr>
                      <w:rFonts w:ascii="Cambria Math" w:eastAsia="Times" w:hAnsi="Cambria Math" w:cs="Times"/>
                      <w:color w:val="000000"/>
                    </w:rPr>
                    <m:t>p</m:t>
                  </m:r>
                  <m:r>
                    <w:rPr>
                      <w:rFonts w:ascii="Cambria Math" w:eastAsia="Times" w:hAnsi="Cambria Math" w:cs="Times"/>
                      <w:color w:val="000000"/>
                    </w:rPr>
                    <m:t xml:space="preserve">, </m:t>
                  </m:r>
                  <m:r>
                    <w:rPr>
                      <w:rFonts w:ascii="Cambria Math" w:eastAsia="Times" w:hAnsi="Cambria Math" w:cs="Times"/>
                      <w:color w:val="000000"/>
                    </w:rPr>
                    <m:t>rms</m:t>
                  </m:r>
                </m:sub>
              </m:sSub>
              <m:r>
                <w:rPr>
                  <w:rFonts w:ascii="Cambria Math" w:eastAsia="Times" w:hAnsi="Cambria Math" w:cs="Times"/>
                  <w:color w:val="000000"/>
                </w:rPr>
                <m:t>=</m:t>
              </m:r>
              <m:f>
                <m:fPr>
                  <m:ctrlPr>
                    <w:rPr>
                      <w:rFonts w:ascii="Cambria Math" w:eastAsia="Times" w:hAnsi="Cambria Math" w:cs="Times"/>
                      <w:i/>
                      <w:color w:val="000000"/>
                    </w:rPr>
                  </m:ctrlPr>
                </m:fPr>
                <m:num>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in</m:t>
                      </m:r>
                      <m:r>
                        <w:rPr>
                          <w:rFonts w:ascii="Cambria Math" w:eastAsia="Times" w:hAnsi="Cambria Math" w:cs="Times"/>
                          <w:color w:val="000000"/>
                        </w:rPr>
                        <m:t>,</m:t>
                      </m:r>
                      <m:r>
                        <w:rPr>
                          <w:rFonts w:ascii="Cambria Math" w:eastAsia="Times" w:hAnsi="Cambria Math" w:cs="Times"/>
                          <w:color w:val="000000"/>
                        </w:rPr>
                        <m:t>max</m:t>
                      </m:r>
                    </m:sub>
                  </m:sSub>
                  <m:r>
                    <w:rPr>
                      <w:rFonts w:ascii="Cambria Math" w:eastAsia="Times" w:hAnsi="Cambria Math" w:cs="Times"/>
                      <w:color w:val="000000"/>
                    </w:rPr>
                    <m:t xml:space="preserve"> </m:t>
                  </m:r>
                  <m:r>
                    <w:rPr>
                      <w:rFonts w:ascii="Cambria Math" w:eastAsia="Times" w:hAnsi="Cambria Math" w:cs="Times"/>
                      <w:color w:val="000000"/>
                    </w:rPr>
                    <m:t>D</m:t>
                  </m:r>
                </m:num>
                <m:den>
                  <m:sSub>
                    <m:sSubPr>
                      <m:ctrlPr>
                        <w:rPr>
                          <w:rFonts w:ascii="Cambria Math" w:eastAsia="Times" w:hAnsi="Cambria Math" w:cs="Times"/>
                          <w:i/>
                          <w:color w:val="000000"/>
                        </w:rPr>
                      </m:ctrlPr>
                    </m:sSubPr>
                    <m:e>
                      <m:r>
                        <w:rPr>
                          <w:rFonts w:ascii="Cambria Math" w:eastAsia="Times" w:hAnsi="Cambria Math" w:cs="Times"/>
                          <w:color w:val="000000"/>
                        </w:rPr>
                        <m:t>L</m:t>
                      </m:r>
                    </m:e>
                    <m:sub>
                      <m:r>
                        <w:rPr>
                          <w:rFonts w:ascii="Cambria Math" w:eastAsia="Times" w:hAnsi="Cambria Math" w:cs="Times"/>
                          <w:color w:val="000000"/>
                        </w:rPr>
                        <m:t>m</m:t>
                      </m:r>
                    </m:sub>
                  </m:sSub>
                  <m:sSub>
                    <m:sSubPr>
                      <m:ctrlPr>
                        <w:rPr>
                          <w:rFonts w:ascii="Cambria Math" w:eastAsia="Times" w:hAnsi="Cambria Math" w:cs="Times"/>
                          <w:i/>
                          <w:color w:val="000000"/>
                        </w:rPr>
                      </m:ctrlPr>
                    </m:sSubPr>
                    <m:e>
                      <m:r>
                        <w:rPr>
                          <w:rFonts w:ascii="Cambria Math" w:eastAsia="Times" w:hAnsi="Cambria Math" w:cs="Times"/>
                          <w:color w:val="000000"/>
                        </w:rPr>
                        <m:t>f</m:t>
                      </m:r>
                    </m:e>
                    <m:sub>
                      <m:r>
                        <w:rPr>
                          <w:rFonts w:ascii="Cambria Math" w:eastAsia="Times" w:hAnsi="Cambria Math" w:cs="Times"/>
                          <w:color w:val="000000"/>
                        </w:rPr>
                        <m:t>s</m:t>
                      </m:r>
                    </m:sub>
                  </m:sSub>
                </m:den>
              </m:f>
              <m:rad>
                <m:radPr>
                  <m:degHide m:val="1"/>
                  <m:ctrlPr>
                    <w:rPr>
                      <w:rFonts w:ascii="Cambria Math" w:eastAsia="Times" w:hAnsi="Cambria Math" w:cs="Times"/>
                      <w:i/>
                      <w:color w:val="000000"/>
                    </w:rPr>
                  </m:ctrlPr>
                </m:radPr>
                <m:deg/>
                <m:e>
                  <m:f>
                    <m:fPr>
                      <m:ctrlPr>
                        <w:rPr>
                          <w:rFonts w:ascii="Cambria Math" w:eastAsia="Times" w:hAnsi="Cambria Math" w:cs="Times"/>
                          <w:i/>
                          <w:color w:val="000000"/>
                        </w:rPr>
                      </m:ctrlPr>
                    </m:fPr>
                    <m:num>
                      <m:sSup>
                        <m:sSupPr>
                          <m:ctrlPr>
                            <w:rPr>
                              <w:rFonts w:ascii="Cambria Math" w:eastAsia="Times" w:hAnsi="Cambria Math" w:cs="Times"/>
                              <w:i/>
                              <w:color w:val="000000"/>
                            </w:rPr>
                          </m:ctrlPr>
                        </m:sSupPr>
                        <m:e>
                          <m:r>
                            <w:rPr>
                              <w:rFonts w:ascii="Cambria Math" w:eastAsia="Times" w:hAnsi="Cambria Math" w:cs="Times"/>
                              <w:color w:val="000000"/>
                            </w:rPr>
                            <m:t>D</m:t>
                          </m:r>
                        </m:e>
                        <m:sup>
                          <m:r>
                            <w:rPr>
                              <w:rFonts w:ascii="Cambria Math" w:eastAsia="Times" w:hAnsi="Cambria Math" w:cs="Times"/>
                              <w:color w:val="000000"/>
                            </w:rPr>
                            <m:t>3</m:t>
                          </m:r>
                        </m:sup>
                      </m:sSup>
                    </m:num>
                    <m:den>
                      <m:r>
                        <w:rPr>
                          <w:rFonts w:ascii="Cambria Math" w:eastAsia="Times" w:hAnsi="Cambria Math" w:cs="Times"/>
                          <w:color w:val="000000"/>
                        </w:rPr>
                        <m:t>6</m:t>
                      </m:r>
                    </m:den>
                  </m:f>
                </m:e>
              </m:rad>
              <m:r>
                <w:rPr>
                  <w:rFonts w:ascii="Cambria Math" w:eastAsia="Times" w:hAnsi="Cambria Math" w:cs="Times"/>
                  <w:color w:val="000000"/>
                </w:rPr>
                <m:t>#</m:t>
              </m:r>
              <m:d>
                <m:dPr>
                  <m:ctrlPr>
                    <w:rPr>
                      <w:rFonts w:ascii="Cambria Math" w:eastAsia="Times" w:hAnsi="Cambria Math" w:cs="Times"/>
                      <w:i/>
                      <w:color w:val="000000"/>
                    </w:rPr>
                  </m:ctrlPr>
                </m:dPr>
                <m:e>
                  <m:r>
                    <w:rPr>
                      <w:rFonts w:ascii="Cambria Math" w:eastAsia="Times" w:hAnsi="Cambria Math" w:cs="Times"/>
                      <w:color w:val="000000"/>
                    </w:rPr>
                    <m:t>34</m:t>
                  </m:r>
                </m:e>
              </m:d>
              <m:ctrlPr>
                <w:rPr>
                  <w:rFonts w:ascii="Cambria Math" w:eastAsia="Times" w:hAnsi="Cambria Math" w:cs="Times"/>
                  <w:i/>
                  <w:color w:val="000000"/>
                </w:rPr>
              </m:ctrlPr>
            </m:e>
          </m:eqArr>
        </m:oMath>
      </m:oMathPara>
    </w:p>
    <w:p w14:paraId="365FFB75" w14:textId="77777777" w:rsidR="007C32FA" w:rsidRPr="00CA36FA" w:rsidRDefault="001907D5" w:rsidP="007C32FA">
      <w:pPr>
        <w:ind w:firstLine="144"/>
        <w:jc w:val="both"/>
        <w:rPr>
          <w:rFonts w:ascii="Times" w:eastAsia="Times" w:hAnsi="Times" w:cs="Times"/>
          <w:color w:val="000000"/>
        </w:rPr>
      </w:pPr>
      <m:oMathPara>
        <m:oMath>
          <m:eqArr>
            <m:eqArrPr>
              <m:maxDist m:val="1"/>
              <m:ctrlPr>
                <w:rPr>
                  <w:rFonts w:ascii="Cambria Math" w:eastAsia="Times" w:hAnsi="Cambria Math" w:cs="Times"/>
                  <w:i/>
                  <w:iCs/>
                  <w:color w:val="000000"/>
                </w:rPr>
              </m:ctrlPr>
            </m:eqArrPr>
            <m:e>
              <m:sSub>
                <m:sSubPr>
                  <m:ctrlPr>
                    <w:rPr>
                      <w:rFonts w:ascii="Cambria Math" w:eastAsia="Times" w:hAnsi="Cambria Math" w:cs="Times"/>
                      <w:i/>
                      <w:color w:val="000000"/>
                    </w:rPr>
                  </m:ctrlPr>
                </m:sSubPr>
                <m:e>
                  <m:r>
                    <w:rPr>
                      <w:rFonts w:ascii="Cambria Math" w:eastAsia="Times" w:hAnsi="Cambria Math" w:cs="Times"/>
                      <w:color w:val="000000"/>
                    </w:rPr>
                    <m:t>I</m:t>
                  </m:r>
                </m:e>
                <m:sub>
                  <m:r>
                    <w:rPr>
                      <w:rFonts w:ascii="Cambria Math" w:eastAsia="Times" w:hAnsi="Cambria Math" w:cs="Times"/>
                      <w:color w:val="000000"/>
                    </w:rPr>
                    <m:t>p</m:t>
                  </m:r>
                  <m:r>
                    <w:rPr>
                      <w:rFonts w:ascii="Cambria Math" w:eastAsia="Times" w:hAnsi="Cambria Math" w:cs="Times"/>
                      <w:color w:val="000000"/>
                    </w:rPr>
                    <m:t xml:space="preserve">, </m:t>
                  </m:r>
                  <m:r>
                    <w:rPr>
                      <w:rFonts w:ascii="Cambria Math" w:eastAsia="Times" w:hAnsi="Cambria Math" w:cs="Times"/>
                      <w:color w:val="000000"/>
                    </w:rPr>
                    <m:t>rms</m:t>
                  </m:r>
                </m:sub>
              </m:sSub>
              <m:r>
                <w:rPr>
                  <w:rFonts w:ascii="Cambria Math" w:eastAsia="Times" w:hAnsi="Cambria Math" w:cs="Times"/>
                  <w:color w:val="000000"/>
                </w:rPr>
                <m:t>=</m:t>
              </m:r>
              <m:f>
                <m:fPr>
                  <m:ctrlPr>
                    <w:rPr>
                      <w:rFonts w:ascii="Cambria Math" w:eastAsia="Times" w:hAnsi="Cambria Math" w:cs="Times"/>
                      <w:i/>
                      <w:color w:val="000000"/>
                    </w:rPr>
                  </m:ctrlPr>
                </m:fPr>
                <m:num>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in</m:t>
                      </m:r>
                      <m:r>
                        <w:rPr>
                          <w:rFonts w:ascii="Cambria Math" w:eastAsia="Times" w:hAnsi="Cambria Math" w:cs="Times"/>
                          <w:color w:val="000000"/>
                        </w:rPr>
                        <m:t>,</m:t>
                      </m:r>
                      <m:r>
                        <w:rPr>
                          <w:rFonts w:ascii="Cambria Math" w:eastAsia="Times" w:hAnsi="Cambria Math" w:cs="Times"/>
                          <w:color w:val="000000"/>
                        </w:rPr>
                        <m:t>max</m:t>
                      </m:r>
                    </m:sub>
                  </m:sSub>
                  <m:r>
                    <w:rPr>
                      <w:rFonts w:ascii="Cambria Math" w:eastAsia="Times" w:hAnsi="Cambria Math" w:cs="Times"/>
                      <w:color w:val="000000"/>
                    </w:rPr>
                    <m:t xml:space="preserve"> </m:t>
                  </m:r>
                  <m:r>
                    <w:rPr>
                      <w:rFonts w:ascii="Cambria Math" w:eastAsia="Times" w:hAnsi="Cambria Math" w:cs="Times"/>
                      <w:color w:val="000000"/>
                    </w:rPr>
                    <m:t>D</m:t>
                  </m:r>
                </m:num>
                <m:den>
                  <m:sSub>
                    <m:sSubPr>
                      <m:ctrlPr>
                        <w:rPr>
                          <w:rFonts w:ascii="Cambria Math" w:eastAsia="Times" w:hAnsi="Cambria Math" w:cs="Times"/>
                          <w:i/>
                          <w:color w:val="000000"/>
                        </w:rPr>
                      </m:ctrlPr>
                    </m:sSubPr>
                    <m:e>
                      <m:r>
                        <w:rPr>
                          <w:rFonts w:ascii="Cambria Math" w:eastAsia="Times" w:hAnsi="Cambria Math" w:cs="Times"/>
                          <w:color w:val="000000"/>
                        </w:rPr>
                        <m:t>L</m:t>
                      </m:r>
                    </m:e>
                    <m:sub>
                      <m:r>
                        <w:rPr>
                          <w:rFonts w:ascii="Cambria Math" w:eastAsia="Times" w:hAnsi="Cambria Math" w:cs="Times"/>
                          <w:color w:val="000000"/>
                        </w:rPr>
                        <m:t>m</m:t>
                      </m:r>
                    </m:sub>
                  </m:sSub>
                  <m:sSub>
                    <m:sSubPr>
                      <m:ctrlPr>
                        <w:rPr>
                          <w:rFonts w:ascii="Cambria Math" w:eastAsia="Times" w:hAnsi="Cambria Math" w:cs="Times"/>
                          <w:i/>
                          <w:color w:val="000000"/>
                        </w:rPr>
                      </m:ctrlPr>
                    </m:sSubPr>
                    <m:e>
                      <m:r>
                        <w:rPr>
                          <w:rFonts w:ascii="Cambria Math" w:eastAsia="Times" w:hAnsi="Cambria Math" w:cs="Times"/>
                          <w:color w:val="000000"/>
                        </w:rPr>
                        <m:t>f</m:t>
                      </m:r>
                    </m:e>
                    <m:sub>
                      <m:r>
                        <w:rPr>
                          <w:rFonts w:ascii="Cambria Math" w:eastAsia="Times" w:hAnsi="Cambria Math" w:cs="Times"/>
                          <w:color w:val="000000"/>
                        </w:rPr>
                        <m:t>s</m:t>
                      </m:r>
                    </m:sub>
                  </m:sSub>
                </m:den>
              </m:f>
              <m:rad>
                <m:radPr>
                  <m:degHide m:val="1"/>
                  <m:ctrlPr>
                    <w:rPr>
                      <w:rFonts w:ascii="Cambria Math" w:eastAsia="Times" w:hAnsi="Cambria Math" w:cs="Times"/>
                      <w:i/>
                      <w:color w:val="000000"/>
                    </w:rPr>
                  </m:ctrlPr>
                </m:radPr>
                <m:deg/>
                <m:e>
                  <m:f>
                    <m:fPr>
                      <m:ctrlPr>
                        <w:rPr>
                          <w:rFonts w:ascii="Cambria Math" w:eastAsia="Times" w:hAnsi="Cambria Math" w:cs="Times"/>
                          <w:i/>
                          <w:color w:val="000000"/>
                        </w:rPr>
                      </m:ctrlPr>
                    </m:fPr>
                    <m:num>
                      <m:sSup>
                        <m:sSupPr>
                          <m:ctrlPr>
                            <w:rPr>
                              <w:rFonts w:ascii="Cambria Math" w:eastAsia="Times" w:hAnsi="Cambria Math" w:cs="Times"/>
                              <w:i/>
                              <w:color w:val="000000"/>
                            </w:rPr>
                          </m:ctrlPr>
                        </m:sSupPr>
                        <m:e>
                          <m:r>
                            <w:rPr>
                              <w:rFonts w:ascii="Cambria Math" w:eastAsia="Times" w:hAnsi="Cambria Math" w:cs="Times"/>
                              <w:color w:val="000000"/>
                            </w:rPr>
                            <m:t>5</m:t>
                          </m:r>
                          <m:r>
                            <w:rPr>
                              <w:rFonts w:ascii="Cambria Math" w:eastAsia="Times" w:hAnsi="Cambria Math" w:cs="Times"/>
                              <w:color w:val="000000"/>
                            </w:rPr>
                            <m:t>nD</m:t>
                          </m:r>
                        </m:e>
                        <m:sup>
                          <m:r>
                            <w:rPr>
                              <w:rFonts w:ascii="Cambria Math" w:eastAsia="Times" w:hAnsi="Cambria Math" w:cs="Times"/>
                              <w:color w:val="000000"/>
                            </w:rPr>
                            <m:t>3</m:t>
                          </m:r>
                        </m:sup>
                      </m:sSup>
                    </m:num>
                    <m:den>
                      <m:r>
                        <w:rPr>
                          <w:rFonts w:ascii="Cambria Math" w:eastAsia="Times" w:hAnsi="Cambria Math" w:cs="Times"/>
                          <w:color w:val="000000"/>
                        </w:rPr>
                        <m:t>9</m:t>
                      </m:r>
                      <m:r>
                        <w:rPr>
                          <w:rFonts w:ascii="Cambria Math" w:eastAsia="Times" w:hAnsi="Cambria Math" w:cs="Times"/>
                          <w:color w:val="000000"/>
                        </w:rPr>
                        <m:t>π</m:t>
                      </m:r>
                    </m:den>
                  </m:f>
                  <m:r>
                    <w:rPr>
                      <w:rFonts w:ascii="Cambria Math" w:eastAsia="Times" w:hAnsi="Cambria Math" w:cs="Times"/>
                      <w:color w:val="000000"/>
                    </w:rPr>
                    <m:t>⋅</m:t>
                  </m:r>
                  <m:f>
                    <m:fPr>
                      <m:ctrlPr>
                        <w:rPr>
                          <w:rFonts w:ascii="Cambria Math" w:eastAsia="Times" w:hAnsi="Cambria Math" w:cs="Times"/>
                          <w:i/>
                          <w:color w:val="000000"/>
                        </w:rPr>
                      </m:ctrlPr>
                    </m:fPr>
                    <m:num>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in</m:t>
                          </m:r>
                          <m:r>
                            <w:rPr>
                              <w:rFonts w:ascii="Cambria Math" w:eastAsia="Times" w:hAnsi="Cambria Math" w:cs="Times"/>
                              <w:color w:val="000000"/>
                            </w:rPr>
                            <m:t xml:space="preserve">, </m:t>
                          </m:r>
                          <m:r>
                            <w:rPr>
                              <w:rFonts w:ascii="Cambria Math" w:eastAsia="Times" w:hAnsi="Cambria Math" w:cs="Times"/>
                              <w:color w:val="000000"/>
                            </w:rPr>
                            <m:t>max</m:t>
                          </m:r>
                        </m:sub>
                      </m:sSub>
                    </m:num>
                    <m:den>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O</m:t>
                          </m:r>
                        </m:sub>
                      </m:sSub>
                    </m:den>
                  </m:f>
                </m:e>
              </m:rad>
              <m:r>
                <w:rPr>
                  <w:rFonts w:ascii="Cambria Math" w:eastAsia="Times" w:hAnsi="Cambria Math" w:cs="Times"/>
                  <w:color w:val="000000"/>
                </w:rPr>
                <m:t>#</m:t>
              </m:r>
              <m:d>
                <m:dPr>
                  <m:ctrlPr>
                    <w:rPr>
                      <w:rFonts w:ascii="Cambria Math" w:eastAsia="Times" w:hAnsi="Cambria Math" w:cs="Times"/>
                      <w:i/>
                      <w:color w:val="000000"/>
                    </w:rPr>
                  </m:ctrlPr>
                </m:dPr>
                <m:e>
                  <m:r>
                    <w:rPr>
                      <w:rFonts w:ascii="Cambria Math" w:eastAsia="Times" w:hAnsi="Cambria Math" w:cs="Times"/>
                      <w:color w:val="000000"/>
                    </w:rPr>
                    <m:t>35</m:t>
                  </m:r>
                </m:e>
              </m:d>
              <m:ctrlPr>
                <w:rPr>
                  <w:rFonts w:ascii="Cambria Math" w:eastAsia="Times" w:hAnsi="Cambria Math" w:cs="Times"/>
                  <w:i/>
                  <w:color w:val="000000"/>
                </w:rPr>
              </m:ctrlPr>
            </m:e>
          </m:eqArr>
        </m:oMath>
      </m:oMathPara>
    </w:p>
    <w:p w14:paraId="1B3E935E" w14:textId="4ADA0ABF" w:rsidR="007C32FA" w:rsidRPr="002823EC" w:rsidRDefault="007C32FA" w:rsidP="007C32FA">
      <w:pPr>
        <w:ind w:firstLine="144"/>
        <w:jc w:val="both"/>
        <w:rPr>
          <w:rFonts w:ascii="Times" w:eastAsia="Times" w:hAnsi="Times" w:cs="Times"/>
          <w:color w:val="000000"/>
        </w:rPr>
      </w:pPr>
    </w:p>
    <w:p w14:paraId="4AA84B26" w14:textId="099258C4" w:rsidR="007C32FA" w:rsidRDefault="00A60788" w:rsidP="007C32FA">
      <w:pPr>
        <w:ind w:firstLine="144"/>
        <w:jc w:val="both"/>
      </w:pPr>
      <w:r w:rsidRPr="00B75751">
        <w:rPr>
          <w:noProof/>
        </w:rPr>
        <mc:AlternateContent>
          <mc:Choice Requires="wps">
            <w:drawing>
              <wp:anchor distT="0" distB="0" distL="114300" distR="114300" simplePos="0" relativeHeight="251658241" behindDoc="0" locked="0" layoutInCell="1" allowOverlap="1" wp14:anchorId="28DA2BC7" wp14:editId="60C96EF9">
                <wp:simplePos x="0" y="0"/>
                <wp:positionH relativeFrom="margin">
                  <wp:posOffset>3382010</wp:posOffset>
                </wp:positionH>
                <wp:positionV relativeFrom="margin">
                  <wp:posOffset>3534958</wp:posOffset>
                </wp:positionV>
                <wp:extent cx="3206750" cy="4217670"/>
                <wp:effectExtent l="0" t="0" r="0" b="0"/>
                <wp:wrapSquare wrapText="bothSides"/>
                <wp:docPr id="138597160" name="テキスト ボックス 3"/>
                <wp:cNvGraphicFramePr/>
                <a:graphic xmlns:a="http://schemas.openxmlformats.org/drawingml/2006/main">
                  <a:graphicData uri="http://schemas.microsoft.com/office/word/2010/wordprocessingShape">
                    <wps:wsp>
                      <wps:cNvSpPr txBox="1"/>
                      <wps:spPr>
                        <a:xfrm>
                          <a:off x="0" y="0"/>
                          <a:ext cx="3206750" cy="4217670"/>
                        </a:xfrm>
                        <a:prstGeom prst="rect">
                          <a:avLst/>
                        </a:prstGeom>
                        <a:noFill/>
                        <a:ln w="6350">
                          <a:noFill/>
                        </a:ln>
                      </wps:spPr>
                      <wps:txbx>
                        <w:txbxContent>
                          <w:p w14:paraId="550DE785" w14:textId="57E30E70" w:rsidR="00D37444" w:rsidRPr="0021493E" w:rsidRDefault="00D37444" w:rsidP="00D37444">
                            <w:pPr>
                              <w:spacing w:after="120"/>
                              <w:jc w:val="center"/>
                              <w:rPr>
                                <w:smallCaps/>
                                <w:sz w:val="16"/>
                                <w:szCs w:val="16"/>
                              </w:rPr>
                            </w:pPr>
                            <w:r w:rsidRPr="0021493E">
                              <w:rPr>
                                <w:smallCaps/>
                                <w:sz w:val="16"/>
                                <w:szCs w:val="16"/>
                              </w:rPr>
                              <w:t xml:space="preserve">Table </w:t>
                            </w:r>
                            <w:r w:rsidR="00A60788">
                              <w:rPr>
                                <w:smallCaps/>
                                <w:sz w:val="16"/>
                                <w:szCs w:val="16"/>
                              </w:rPr>
                              <w:t>VI</w:t>
                            </w:r>
                            <w:r>
                              <w:rPr>
                                <w:smallCaps/>
                                <w:sz w:val="16"/>
                                <w:szCs w:val="16"/>
                              </w:rPr>
                              <w:br/>
                            </w:r>
                            <w:r w:rsidRPr="0021493E">
                              <w:rPr>
                                <w:smallCaps/>
                                <w:sz w:val="16"/>
                                <w:szCs w:val="16"/>
                              </w:rPr>
                              <w:t xml:space="preserve">Specifications of the prototype </w:t>
                            </w:r>
                            <w:r>
                              <w:rPr>
                                <w:smallCaps/>
                                <w:sz w:val="16"/>
                                <w:szCs w:val="16"/>
                              </w:rPr>
                              <w:br/>
                            </w:r>
                            <w:r w:rsidRPr="0021493E">
                              <w:rPr>
                                <w:smallCaps/>
                                <w:sz w:val="16"/>
                                <w:szCs w:val="16"/>
                              </w:rPr>
                              <w:t>two-phase interleaved flyback rectifier</w:t>
                            </w:r>
                          </w:p>
                          <w:tbl>
                            <w:tblPr>
                              <w:tblStyle w:val="TableGrid"/>
                              <w:tblW w:w="0" w:type="auto"/>
                              <w:jc w:val="center"/>
                              <w:tblCellMar>
                                <w:left w:w="0" w:type="dxa"/>
                              </w:tblCellMar>
                              <w:tblLook w:val="04A0" w:firstRow="1" w:lastRow="0" w:firstColumn="1" w:lastColumn="0" w:noHBand="0" w:noVBand="1"/>
                            </w:tblPr>
                            <w:tblGrid>
                              <w:gridCol w:w="1304"/>
                              <w:gridCol w:w="697"/>
                              <w:gridCol w:w="1495"/>
                            </w:tblGrid>
                            <w:tr w:rsidR="00D37444" w:rsidRPr="006A50CC" w14:paraId="7B322662" w14:textId="77777777">
                              <w:trPr>
                                <w:trHeight w:val="20"/>
                                <w:jc w:val="center"/>
                              </w:trPr>
                              <w:tc>
                                <w:tcPr>
                                  <w:tcW w:w="0" w:type="auto"/>
                                  <w:tcBorders>
                                    <w:top w:val="double" w:sz="4" w:space="0" w:color="auto"/>
                                    <w:left w:val="nil"/>
                                  </w:tcBorders>
                                  <w:vAlign w:val="center"/>
                                </w:tcPr>
                                <w:p w14:paraId="1177C8F6"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3B655192"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38F71D77"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V</w:t>
                                  </w:r>
                                  <w:r w:rsidRPr="006A50CC">
                                    <w:rPr>
                                      <w:rFonts w:eastAsia="Yu Mincho"/>
                                      <w:b/>
                                      <w:bCs/>
                                      <w:sz w:val="16"/>
                                      <w:szCs w:val="16"/>
                                      <w:lang w:eastAsia="ja-JP"/>
                                    </w:rPr>
                                    <w:t>alue, component</w:t>
                                  </w:r>
                                </w:p>
                              </w:tc>
                            </w:tr>
                            <w:tr w:rsidR="00D37444" w:rsidRPr="006A50CC" w14:paraId="64699C17" w14:textId="77777777">
                              <w:trPr>
                                <w:trHeight w:val="20"/>
                                <w:jc w:val="center"/>
                              </w:trPr>
                              <w:tc>
                                <w:tcPr>
                                  <w:tcW w:w="0" w:type="auto"/>
                                  <w:tcBorders>
                                    <w:left w:val="nil"/>
                                  </w:tcBorders>
                                  <w:vAlign w:val="center"/>
                                </w:tcPr>
                                <w:p w14:paraId="4DF77AB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A</w:t>
                                  </w:r>
                                  <w:r w:rsidRPr="006A50CC">
                                    <w:rPr>
                                      <w:rFonts w:eastAsia="Yu Mincho"/>
                                      <w:sz w:val="16"/>
                                      <w:szCs w:val="16"/>
                                      <w:lang w:eastAsia="ja-JP"/>
                                    </w:rPr>
                                    <w:t>C input voltage</w:t>
                                  </w:r>
                                </w:p>
                              </w:tc>
                              <w:tc>
                                <w:tcPr>
                                  <w:tcW w:w="0" w:type="auto"/>
                                  <w:vAlign w:val="center"/>
                                </w:tcPr>
                                <w:p w14:paraId="2A2C3EF6"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v</w:t>
                                  </w:r>
                                  <w:r w:rsidRPr="006A50CC">
                                    <w:rPr>
                                      <w:rFonts w:eastAsia="Yu Mincho"/>
                                      <w:i/>
                                      <w:iCs/>
                                      <w:sz w:val="16"/>
                                      <w:szCs w:val="16"/>
                                      <w:vertAlign w:val="subscript"/>
                                      <w:lang w:eastAsia="ja-JP"/>
                                    </w:rPr>
                                    <w:t>in</w:t>
                                  </w:r>
                                </w:p>
                              </w:tc>
                              <w:tc>
                                <w:tcPr>
                                  <w:tcW w:w="0" w:type="auto"/>
                                  <w:tcBorders>
                                    <w:right w:val="nil"/>
                                  </w:tcBorders>
                                  <w:vAlign w:val="center"/>
                                </w:tcPr>
                                <w:p w14:paraId="7E783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 240 V</w:t>
                                  </w:r>
                                  <w:r w:rsidRPr="006A50CC">
                                    <w:rPr>
                                      <w:rFonts w:eastAsia="Yu Mincho"/>
                                      <w:sz w:val="16"/>
                                      <w:szCs w:val="16"/>
                                      <w:vertAlign w:val="subscript"/>
                                      <w:lang w:eastAsia="ja-JP"/>
                                    </w:rPr>
                                    <w:t>rms</w:t>
                                  </w:r>
                                </w:p>
                              </w:tc>
                            </w:tr>
                            <w:tr w:rsidR="00D37444" w:rsidRPr="006A50CC" w14:paraId="78032FF7" w14:textId="77777777">
                              <w:trPr>
                                <w:trHeight w:val="20"/>
                                <w:jc w:val="center"/>
                              </w:trPr>
                              <w:tc>
                                <w:tcPr>
                                  <w:tcW w:w="0" w:type="auto"/>
                                  <w:tcBorders>
                                    <w:left w:val="nil"/>
                                  </w:tcBorders>
                                  <w:vAlign w:val="center"/>
                                </w:tcPr>
                                <w:p w14:paraId="4296083B"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 xml:space="preserve">Max. </w:t>
                                  </w:r>
                                  <w:r w:rsidRPr="006A50CC">
                                    <w:rPr>
                                      <w:rFonts w:eastAsia="Yu Mincho" w:hint="eastAsia"/>
                                      <w:sz w:val="16"/>
                                      <w:szCs w:val="16"/>
                                      <w:lang w:eastAsia="ja-JP"/>
                                    </w:rPr>
                                    <w:t>R</w:t>
                                  </w:r>
                                  <w:r w:rsidRPr="006A50CC">
                                    <w:rPr>
                                      <w:rFonts w:eastAsia="Yu Mincho"/>
                                      <w:sz w:val="16"/>
                                      <w:szCs w:val="16"/>
                                      <w:lang w:eastAsia="ja-JP"/>
                                    </w:rPr>
                                    <w:t>ated Power</w:t>
                                  </w:r>
                                </w:p>
                              </w:tc>
                              <w:tc>
                                <w:tcPr>
                                  <w:tcW w:w="0" w:type="auto"/>
                                  <w:vAlign w:val="center"/>
                                </w:tcPr>
                                <w:p w14:paraId="10C68C2A"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P</w:t>
                                  </w:r>
                                  <w:r w:rsidRPr="006A50CC">
                                    <w:rPr>
                                      <w:rFonts w:eastAsia="Yu Mincho"/>
                                      <w:i/>
                                      <w:iCs/>
                                      <w:sz w:val="16"/>
                                      <w:szCs w:val="16"/>
                                      <w:vertAlign w:val="subscript"/>
                                      <w:lang w:eastAsia="ja-JP"/>
                                    </w:rPr>
                                    <w:t>o</w:t>
                                  </w:r>
                                </w:p>
                              </w:tc>
                              <w:tc>
                                <w:tcPr>
                                  <w:tcW w:w="0" w:type="auto"/>
                                  <w:tcBorders>
                                    <w:right w:val="nil"/>
                                  </w:tcBorders>
                                  <w:vAlign w:val="center"/>
                                </w:tcPr>
                                <w:p w14:paraId="2BFBDAB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40 W</w:t>
                                  </w:r>
                                </w:p>
                              </w:tc>
                            </w:tr>
                            <w:tr w:rsidR="00D37444" w:rsidRPr="006A50CC" w14:paraId="6035EEF1" w14:textId="77777777">
                              <w:trPr>
                                <w:trHeight w:val="20"/>
                                <w:jc w:val="center"/>
                              </w:trPr>
                              <w:tc>
                                <w:tcPr>
                                  <w:tcW w:w="0" w:type="auto"/>
                                  <w:tcBorders>
                                    <w:left w:val="nil"/>
                                  </w:tcBorders>
                                  <w:vAlign w:val="center"/>
                                </w:tcPr>
                                <w:p w14:paraId="2D54167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voltage</w:t>
                                  </w:r>
                                </w:p>
                              </w:tc>
                              <w:tc>
                                <w:tcPr>
                                  <w:tcW w:w="0" w:type="auto"/>
                                  <w:vAlign w:val="center"/>
                                </w:tcPr>
                                <w:p w14:paraId="0DEF615A"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V</w:t>
                                  </w:r>
                                  <w:r w:rsidRPr="006A50CC">
                                    <w:rPr>
                                      <w:rFonts w:eastAsia="Yu Mincho"/>
                                      <w:i/>
                                      <w:iCs/>
                                      <w:sz w:val="16"/>
                                      <w:szCs w:val="16"/>
                                      <w:vertAlign w:val="subscript"/>
                                      <w:lang w:eastAsia="ja-JP"/>
                                    </w:rPr>
                                    <w:t>o</w:t>
                                  </w:r>
                                </w:p>
                              </w:tc>
                              <w:tc>
                                <w:tcPr>
                                  <w:tcW w:w="0" w:type="auto"/>
                                  <w:tcBorders>
                                    <w:right w:val="nil"/>
                                  </w:tcBorders>
                                  <w:vAlign w:val="center"/>
                                </w:tcPr>
                                <w:p w14:paraId="3376660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4</w:t>
                                  </w:r>
                                  <w:r w:rsidRPr="006A50CC">
                                    <w:rPr>
                                      <w:rFonts w:eastAsia="Yu Mincho"/>
                                      <w:sz w:val="16"/>
                                      <w:szCs w:val="16"/>
                                      <w:lang w:eastAsia="ja-JP"/>
                                    </w:rPr>
                                    <w:t>8 V</w:t>
                                  </w:r>
                                </w:p>
                              </w:tc>
                            </w:tr>
                            <w:tr w:rsidR="00D37444" w:rsidRPr="006A50CC" w14:paraId="7C2082A0" w14:textId="77777777">
                              <w:trPr>
                                <w:trHeight w:val="20"/>
                                <w:jc w:val="center"/>
                              </w:trPr>
                              <w:tc>
                                <w:tcPr>
                                  <w:tcW w:w="0" w:type="auto"/>
                                  <w:tcBorders>
                                    <w:left w:val="nil"/>
                                  </w:tcBorders>
                                  <w:vAlign w:val="center"/>
                                </w:tcPr>
                                <w:p w14:paraId="101C74D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 frequency</w:t>
                                  </w:r>
                                </w:p>
                              </w:tc>
                              <w:tc>
                                <w:tcPr>
                                  <w:tcW w:w="0" w:type="auto"/>
                                  <w:vAlign w:val="center"/>
                                </w:tcPr>
                                <w:p w14:paraId="2EB9FA33"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f</w:t>
                                  </w:r>
                                  <w:r w:rsidRPr="006A50CC">
                                    <w:rPr>
                                      <w:rFonts w:eastAsia="Yu Mincho"/>
                                      <w:i/>
                                      <w:iCs/>
                                      <w:sz w:val="16"/>
                                      <w:szCs w:val="16"/>
                                      <w:vertAlign w:val="subscript"/>
                                      <w:lang w:eastAsia="ja-JP"/>
                                    </w:rPr>
                                    <w:t>s</w:t>
                                  </w:r>
                                </w:p>
                              </w:tc>
                              <w:tc>
                                <w:tcPr>
                                  <w:tcW w:w="0" w:type="auto"/>
                                  <w:tcBorders>
                                    <w:right w:val="nil"/>
                                  </w:tcBorders>
                                  <w:vAlign w:val="center"/>
                                </w:tcPr>
                                <w:p w14:paraId="2FC03791"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kHz</w:t>
                                  </w:r>
                                </w:p>
                              </w:tc>
                            </w:tr>
                            <w:tr w:rsidR="00D37444" w:rsidRPr="006A50CC" w14:paraId="0BA3B5C8" w14:textId="77777777">
                              <w:trPr>
                                <w:trHeight w:val="20"/>
                                <w:jc w:val="center"/>
                              </w:trPr>
                              <w:tc>
                                <w:tcPr>
                                  <w:tcW w:w="0" w:type="auto"/>
                                  <w:tcBorders>
                                    <w:left w:val="nil"/>
                                  </w:tcBorders>
                                  <w:vAlign w:val="center"/>
                                </w:tcPr>
                                <w:p w14:paraId="064022D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B</w:t>
                                  </w:r>
                                  <w:r w:rsidRPr="006A50CC">
                                    <w:rPr>
                                      <w:rFonts w:eastAsia="Yu Mincho"/>
                                      <w:sz w:val="16"/>
                                      <w:szCs w:val="16"/>
                                      <w:lang w:eastAsia="ja-JP"/>
                                    </w:rPr>
                                    <w:t>ridge diode</w:t>
                                  </w:r>
                                </w:p>
                              </w:tc>
                              <w:tc>
                                <w:tcPr>
                                  <w:tcW w:w="0" w:type="auto"/>
                                  <w:vAlign w:val="center"/>
                                </w:tcPr>
                                <w:p w14:paraId="65868A78"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B</w:t>
                                  </w:r>
                                  <w:r w:rsidRPr="006A50CC">
                                    <w:rPr>
                                      <w:rFonts w:eastAsia="Yu Mincho"/>
                                      <w:i/>
                                      <w:iCs/>
                                      <w:sz w:val="16"/>
                                      <w:szCs w:val="16"/>
                                      <w:lang w:eastAsia="ja-JP"/>
                                    </w:rPr>
                                    <w:t>D</w:t>
                                  </w:r>
                                </w:p>
                              </w:tc>
                              <w:tc>
                                <w:tcPr>
                                  <w:tcW w:w="0" w:type="auto"/>
                                  <w:tcBorders>
                                    <w:right w:val="nil"/>
                                  </w:tcBorders>
                                  <w:vAlign w:val="center"/>
                                </w:tcPr>
                                <w:p w14:paraId="757B060A" w14:textId="77777777" w:rsidR="00D37444" w:rsidRPr="006A50CC" w:rsidRDefault="00D37444" w:rsidP="00226E70">
                                  <w:pPr>
                                    <w:ind w:rightChars="-50" w:right="-100"/>
                                    <w:jc w:val="center"/>
                                    <w:rPr>
                                      <w:rFonts w:eastAsia="Yu Mincho"/>
                                      <w:sz w:val="16"/>
                                      <w:szCs w:val="16"/>
                                      <w:lang w:eastAsia="ja-JP"/>
                                    </w:rPr>
                                  </w:pPr>
                                  <w:r w:rsidRPr="00726F1E">
                                    <w:rPr>
                                      <w:rFonts w:eastAsia="Yu Mincho" w:hint="eastAsia"/>
                                      <w:sz w:val="16"/>
                                      <w:szCs w:val="16"/>
                                      <w:lang w:eastAsia="ja-JP"/>
                                    </w:rPr>
                                    <w:t>CD-DF408S</w:t>
                                  </w:r>
                                </w:p>
                              </w:tc>
                            </w:tr>
                            <w:tr w:rsidR="00D37444" w:rsidRPr="006A50CC" w14:paraId="738BD1B9" w14:textId="77777777">
                              <w:trPr>
                                <w:trHeight w:val="20"/>
                                <w:jc w:val="center"/>
                              </w:trPr>
                              <w:tc>
                                <w:tcPr>
                                  <w:tcW w:w="0" w:type="auto"/>
                                  <w:tcBorders>
                                    <w:left w:val="nil"/>
                                  </w:tcBorders>
                                  <w:vAlign w:val="center"/>
                                </w:tcPr>
                                <w:p w14:paraId="22816EC8"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I</w:t>
                                  </w:r>
                                  <w:r w:rsidRPr="006A50CC">
                                    <w:rPr>
                                      <w:rFonts w:eastAsia="Yu Mincho"/>
                                      <w:sz w:val="16"/>
                                      <w:szCs w:val="16"/>
                                      <w:lang w:eastAsia="ja-JP"/>
                                    </w:rPr>
                                    <w:t>nput capacitor</w:t>
                                  </w:r>
                                </w:p>
                              </w:tc>
                              <w:tc>
                                <w:tcPr>
                                  <w:tcW w:w="0" w:type="auto"/>
                                  <w:vAlign w:val="center"/>
                                </w:tcPr>
                                <w:p w14:paraId="5A83C02D"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C</w:t>
                                  </w:r>
                                  <w:r w:rsidRPr="006A50CC">
                                    <w:rPr>
                                      <w:rFonts w:eastAsia="Yu Mincho"/>
                                      <w:i/>
                                      <w:iCs/>
                                      <w:sz w:val="16"/>
                                      <w:szCs w:val="16"/>
                                      <w:vertAlign w:val="subscript"/>
                                      <w:lang w:eastAsia="ja-JP"/>
                                    </w:rPr>
                                    <w:t>in</w:t>
                                  </w:r>
                                </w:p>
                              </w:tc>
                              <w:tc>
                                <w:tcPr>
                                  <w:tcW w:w="0" w:type="auto"/>
                                  <w:tcBorders>
                                    <w:right w:val="nil"/>
                                  </w:tcBorders>
                                  <w:vAlign w:val="center"/>
                                </w:tcPr>
                                <w:p w14:paraId="0B70702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 xml:space="preserve"> </w:t>
                                  </w:r>
                                  <w:r w:rsidRPr="00ED5CDC">
                                    <w:rPr>
                                      <w:rFonts w:eastAsia="Yu Mincho"/>
                                      <w:i/>
                                      <w:iCs/>
                                      <w:sz w:val="16"/>
                                      <w:szCs w:val="16"/>
                                      <w:lang w:eastAsia="ja-JP"/>
                                    </w:rPr>
                                    <w:t>μ</w:t>
                                  </w:r>
                                  <w:r w:rsidRPr="006A50CC">
                                    <w:rPr>
                                      <w:rFonts w:eastAsia="Yu Mincho" w:hint="eastAsia"/>
                                      <w:sz w:val="16"/>
                                      <w:szCs w:val="16"/>
                                      <w:lang w:eastAsia="ja-JP"/>
                                    </w:rPr>
                                    <w:t>F</w:t>
                                  </w:r>
                                </w:p>
                              </w:tc>
                            </w:tr>
                            <w:tr w:rsidR="00D37444" w:rsidRPr="006A50CC" w14:paraId="03DAE566" w14:textId="77777777">
                              <w:trPr>
                                <w:trHeight w:val="20"/>
                                <w:jc w:val="center"/>
                              </w:trPr>
                              <w:tc>
                                <w:tcPr>
                                  <w:tcW w:w="0" w:type="auto"/>
                                  <w:tcBorders>
                                    <w:left w:val="nil"/>
                                  </w:tcBorders>
                                  <w:vAlign w:val="center"/>
                                </w:tcPr>
                                <w:p w14:paraId="55F9979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witch</w:t>
                                  </w:r>
                                </w:p>
                              </w:tc>
                              <w:tc>
                                <w:tcPr>
                                  <w:tcW w:w="0" w:type="auto"/>
                                  <w:vAlign w:val="center"/>
                                </w:tcPr>
                                <w:p w14:paraId="6338B57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S</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S</w:t>
                                  </w:r>
                                  <w:r w:rsidRPr="006A50CC">
                                    <w:rPr>
                                      <w:rFonts w:eastAsia="Yu Mincho"/>
                                      <w:sz w:val="16"/>
                                      <w:szCs w:val="16"/>
                                      <w:vertAlign w:val="subscript"/>
                                      <w:lang w:eastAsia="ja-JP"/>
                                    </w:rPr>
                                    <w:t>2</w:t>
                                  </w:r>
                                </w:p>
                              </w:tc>
                              <w:tc>
                                <w:tcPr>
                                  <w:tcW w:w="0" w:type="auto"/>
                                  <w:tcBorders>
                                    <w:right w:val="nil"/>
                                  </w:tcBorders>
                                  <w:vAlign w:val="center"/>
                                </w:tcPr>
                                <w:p w14:paraId="1197B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TF15N80k5</w:t>
                                  </w:r>
                                </w:p>
                              </w:tc>
                            </w:tr>
                            <w:tr w:rsidR="00D37444" w:rsidRPr="006A50CC" w14:paraId="643D1C45" w14:textId="77777777">
                              <w:trPr>
                                <w:trHeight w:val="20"/>
                                <w:jc w:val="center"/>
                              </w:trPr>
                              <w:tc>
                                <w:tcPr>
                                  <w:tcW w:w="0" w:type="auto"/>
                                  <w:tcBorders>
                                    <w:left w:val="nil"/>
                                  </w:tcBorders>
                                  <w:vAlign w:val="center"/>
                                </w:tcPr>
                                <w:p w14:paraId="7F9F26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econdary diode</w:t>
                                  </w:r>
                                </w:p>
                              </w:tc>
                              <w:tc>
                                <w:tcPr>
                                  <w:tcW w:w="0" w:type="auto"/>
                                  <w:vAlign w:val="center"/>
                                </w:tcPr>
                                <w:p w14:paraId="1797381C"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D</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sz w:val="16"/>
                                      <w:szCs w:val="16"/>
                                      <w:vertAlign w:val="subscript"/>
                                      <w:lang w:eastAsia="ja-JP"/>
                                    </w:rPr>
                                    <w:t>2</w:t>
                                  </w:r>
                                </w:p>
                              </w:tc>
                              <w:tc>
                                <w:tcPr>
                                  <w:tcW w:w="0" w:type="auto"/>
                                  <w:tcBorders>
                                    <w:right w:val="nil"/>
                                  </w:tcBorders>
                                  <w:vAlign w:val="center"/>
                                </w:tcPr>
                                <w:p w14:paraId="1F503CE7"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TPSC30H12CWL</w:t>
                                  </w:r>
                                </w:p>
                              </w:tc>
                            </w:tr>
                            <w:tr w:rsidR="00D37444" w:rsidRPr="006A50CC" w14:paraId="00C052A0" w14:textId="77777777">
                              <w:trPr>
                                <w:trHeight w:val="20"/>
                                <w:jc w:val="center"/>
                              </w:trPr>
                              <w:tc>
                                <w:tcPr>
                                  <w:tcW w:w="0" w:type="auto"/>
                                  <w:tcBorders>
                                    <w:left w:val="nil"/>
                                  </w:tcBorders>
                                  <w:vAlign w:val="center"/>
                                </w:tcPr>
                                <w:p w14:paraId="17725F4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capacitor</w:t>
                                  </w:r>
                                </w:p>
                              </w:tc>
                              <w:tc>
                                <w:tcPr>
                                  <w:tcW w:w="0" w:type="auto"/>
                                  <w:vAlign w:val="center"/>
                                </w:tcPr>
                                <w:p w14:paraId="19BEFDD1"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C</w:t>
                                  </w:r>
                                  <w:r w:rsidRPr="006A50CC">
                                    <w:rPr>
                                      <w:rFonts w:eastAsia="Yu Mincho"/>
                                      <w:i/>
                                      <w:iCs/>
                                      <w:sz w:val="16"/>
                                      <w:szCs w:val="16"/>
                                      <w:vertAlign w:val="subscript"/>
                                      <w:lang w:eastAsia="ja-JP"/>
                                    </w:rPr>
                                    <w:t>o</w:t>
                                  </w:r>
                                </w:p>
                              </w:tc>
                              <w:tc>
                                <w:tcPr>
                                  <w:tcW w:w="0" w:type="auto"/>
                                  <w:tcBorders>
                                    <w:right w:val="nil"/>
                                  </w:tcBorders>
                                  <w:vAlign w:val="center"/>
                                </w:tcPr>
                                <w:p w14:paraId="4F1C0388"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2 x 1 mF (parallel)</w:t>
                                  </w:r>
                                </w:p>
                              </w:tc>
                            </w:tr>
                            <w:tr w:rsidR="00D37444" w:rsidRPr="006A50CC" w14:paraId="10ADAE10" w14:textId="77777777">
                              <w:trPr>
                                <w:trHeight w:val="20"/>
                                <w:jc w:val="center"/>
                              </w:trPr>
                              <w:tc>
                                <w:tcPr>
                                  <w:tcW w:w="0" w:type="auto"/>
                                  <w:tcBorders>
                                    <w:left w:val="nil"/>
                                  </w:tcBorders>
                                  <w:vAlign w:val="center"/>
                                </w:tcPr>
                                <w:p w14:paraId="6D2E6BE9"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capacitor</w:t>
                                  </w:r>
                                </w:p>
                              </w:tc>
                              <w:tc>
                                <w:tcPr>
                                  <w:tcW w:w="0" w:type="auto"/>
                                  <w:vAlign w:val="center"/>
                                </w:tcPr>
                                <w:p w14:paraId="28EEB4C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89AAB62"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.2 nF</w:t>
                                  </w:r>
                                </w:p>
                              </w:tc>
                            </w:tr>
                            <w:tr w:rsidR="00D37444" w:rsidRPr="006A50CC" w14:paraId="6C9F62A0" w14:textId="77777777">
                              <w:trPr>
                                <w:trHeight w:val="20"/>
                                <w:jc w:val="center"/>
                              </w:trPr>
                              <w:tc>
                                <w:tcPr>
                                  <w:tcW w:w="0" w:type="auto"/>
                                  <w:tcBorders>
                                    <w:left w:val="nil"/>
                                  </w:tcBorders>
                                  <w:vAlign w:val="center"/>
                                </w:tcPr>
                                <w:p w14:paraId="71FB5F05"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resistor</w:t>
                                  </w:r>
                                </w:p>
                              </w:tc>
                              <w:tc>
                                <w:tcPr>
                                  <w:tcW w:w="0" w:type="auto"/>
                                  <w:vAlign w:val="center"/>
                                </w:tcPr>
                                <w:p w14:paraId="53794065"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DA84D0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3</w:t>
                                  </w:r>
                                  <w:r w:rsidRPr="006A50CC">
                                    <w:rPr>
                                      <w:rFonts w:eastAsia="Yu Mincho"/>
                                      <w:sz w:val="16"/>
                                      <w:szCs w:val="16"/>
                                      <w:lang w:eastAsia="ja-JP"/>
                                    </w:rPr>
                                    <w:t>0 kΩ</w:t>
                                  </w:r>
                                </w:p>
                              </w:tc>
                            </w:tr>
                            <w:tr w:rsidR="00D37444" w:rsidRPr="006A50CC" w14:paraId="47C068A0" w14:textId="77777777">
                              <w:trPr>
                                <w:trHeight w:val="20"/>
                                <w:jc w:val="center"/>
                              </w:trPr>
                              <w:tc>
                                <w:tcPr>
                                  <w:tcW w:w="0" w:type="auto"/>
                                  <w:tcBorders>
                                    <w:left w:val="nil"/>
                                    <w:bottom w:val="double" w:sz="4" w:space="0" w:color="auto"/>
                                  </w:tcBorders>
                                  <w:vAlign w:val="center"/>
                                </w:tcPr>
                                <w:p w14:paraId="39977BC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diode</w:t>
                                  </w:r>
                                </w:p>
                              </w:tc>
                              <w:tc>
                                <w:tcPr>
                                  <w:tcW w:w="0" w:type="auto"/>
                                  <w:tcBorders>
                                    <w:bottom w:val="double" w:sz="4" w:space="0" w:color="auto"/>
                                  </w:tcBorders>
                                  <w:vAlign w:val="center"/>
                                </w:tcPr>
                                <w:p w14:paraId="037356AF"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bottom w:val="double" w:sz="4" w:space="0" w:color="auto"/>
                                    <w:right w:val="nil"/>
                                  </w:tcBorders>
                                  <w:vAlign w:val="center"/>
                                </w:tcPr>
                                <w:p w14:paraId="7AD13A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V</w:t>
                                  </w:r>
                                  <w:r w:rsidRPr="006A50CC">
                                    <w:rPr>
                                      <w:rFonts w:eastAsia="Yu Mincho"/>
                                      <w:sz w:val="16"/>
                                      <w:szCs w:val="16"/>
                                      <w:lang w:eastAsia="ja-JP"/>
                                    </w:rPr>
                                    <w:t>S-E7MH0112-M3/I</w:t>
                                  </w:r>
                                </w:p>
                              </w:tc>
                            </w:tr>
                          </w:tbl>
                          <w:p w14:paraId="3B7A9286" w14:textId="77777777" w:rsidR="00D37444" w:rsidRDefault="00D37444" w:rsidP="00D37444">
                            <w:pPr>
                              <w:ind w:leftChars="-50" w:left="-100" w:rightChars="-50" w:right="-100"/>
                              <w:rPr>
                                <w:sz w:val="16"/>
                                <w:szCs w:val="16"/>
                                <w:lang w:eastAsia="ja-JP"/>
                              </w:rPr>
                            </w:pPr>
                          </w:p>
                          <w:p w14:paraId="6853F4B2" w14:textId="7224E6D6" w:rsidR="00D37444" w:rsidRPr="00C954E4" w:rsidRDefault="00D37444" w:rsidP="00D37444">
                            <w:pPr>
                              <w:pStyle w:val="tablehead"/>
                              <w:numPr>
                                <w:ilvl w:val="0"/>
                                <w:numId w:val="0"/>
                              </w:numPr>
                              <w:spacing w:before="0"/>
                            </w:pPr>
                            <w:r w:rsidRPr="00C954E4">
                              <w:t xml:space="preserve">Table </w:t>
                            </w:r>
                            <w:r>
                              <w:t>V</w:t>
                            </w:r>
                            <w:r w:rsidR="00A60788">
                              <w:t>II</w:t>
                            </w:r>
                            <w:r>
                              <w:br/>
                            </w:r>
                            <w:r w:rsidRPr="00C954E4">
                              <w:t>Prototype integrated transformer specifications</w:t>
                            </w:r>
                          </w:p>
                          <w:tbl>
                            <w:tblPr>
                              <w:tblStyle w:val="TableGrid"/>
                              <w:tblW w:w="4755" w:type="pct"/>
                              <w:jc w:val="center"/>
                              <w:tblCellMar>
                                <w:left w:w="0" w:type="dxa"/>
                              </w:tblCellMar>
                              <w:tblLook w:val="04A0" w:firstRow="1" w:lastRow="0" w:firstColumn="1" w:lastColumn="0" w:noHBand="0" w:noVBand="1"/>
                            </w:tblPr>
                            <w:tblGrid>
                              <w:gridCol w:w="2637"/>
                              <w:gridCol w:w="806"/>
                              <w:gridCol w:w="1090"/>
                            </w:tblGrid>
                            <w:tr w:rsidR="00D37444" w:rsidRPr="00C954E4" w14:paraId="0EFA8E35" w14:textId="77777777">
                              <w:trPr>
                                <w:trHeight w:val="20"/>
                                <w:jc w:val="center"/>
                              </w:trPr>
                              <w:tc>
                                <w:tcPr>
                                  <w:tcW w:w="2909" w:type="pct"/>
                                  <w:tcBorders>
                                    <w:top w:val="double" w:sz="4" w:space="0" w:color="auto"/>
                                    <w:left w:val="nil"/>
                                    <w:bottom w:val="single" w:sz="4" w:space="0" w:color="auto"/>
                                    <w:right w:val="single" w:sz="4" w:space="0" w:color="auto"/>
                                  </w:tcBorders>
                                  <w:vAlign w:val="center"/>
                                </w:tcPr>
                                <w:p w14:paraId="77DF3E95"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I</w:t>
                                  </w:r>
                                  <w:r w:rsidRPr="00C954E4">
                                    <w:rPr>
                                      <w:b/>
                                      <w:bCs/>
                                      <w:sz w:val="16"/>
                                      <w:szCs w:val="16"/>
                                      <w:lang w:eastAsia="ja-JP"/>
                                    </w:rPr>
                                    <w:t>tem</w:t>
                                  </w:r>
                                </w:p>
                              </w:tc>
                              <w:tc>
                                <w:tcPr>
                                  <w:tcW w:w="889" w:type="pct"/>
                                  <w:tcBorders>
                                    <w:top w:val="double" w:sz="4" w:space="0" w:color="auto"/>
                                    <w:left w:val="single" w:sz="4" w:space="0" w:color="auto"/>
                                  </w:tcBorders>
                                  <w:vAlign w:val="center"/>
                                </w:tcPr>
                                <w:p w14:paraId="4A70C5E0"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S</w:t>
                                  </w:r>
                                  <w:r w:rsidRPr="00C954E4">
                                    <w:rPr>
                                      <w:b/>
                                      <w:bCs/>
                                      <w:sz w:val="16"/>
                                      <w:szCs w:val="16"/>
                                      <w:lang w:eastAsia="ja-JP"/>
                                    </w:rPr>
                                    <w:t>ymbol</w:t>
                                  </w:r>
                                </w:p>
                              </w:tc>
                              <w:tc>
                                <w:tcPr>
                                  <w:tcW w:w="1202" w:type="pct"/>
                                  <w:tcBorders>
                                    <w:top w:val="double" w:sz="4" w:space="0" w:color="auto"/>
                                    <w:right w:val="nil"/>
                                  </w:tcBorders>
                                  <w:vAlign w:val="center"/>
                                </w:tcPr>
                                <w:p w14:paraId="63640401"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V</w:t>
                                  </w:r>
                                  <w:r w:rsidRPr="00C954E4">
                                    <w:rPr>
                                      <w:b/>
                                      <w:bCs/>
                                      <w:sz w:val="16"/>
                                      <w:szCs w:val="16"/>
                                      <w:lang w:eastAsia="ja-JP"/>
                                    </w:rPr>
                                    <w:t>alue</w:t>
                                  </w:r>
                                </w:p>
                              </w:tc>
                            </w:tr>
                            <w:tr w:rsidR="00D37444" w:rsidRPr="00C954E4" w14:paraId="1C120632" w14:textId="77777777">
                              <w:trPr>
                                <w:trHeight w:val="20"/>
                                <w:jc w:val="center"/>
                              </w:trPr>
                              <w:tc>
                                <w:tcPr>
                                  <w:tcW w:w="2909" w:type="pct"/>
                                  <w:tcBorders>
                                    <w:top w:val="single" w:sz="4" w:space="0" w:color="auto"/>
                                    <w:left w:val="nil"/>
                                  </w:tcBorders>
                                  <w:vAlign w:val="center"/>
                                </w:tcPr>
                                <w:p w14:paraId="3D2E33B0" w14:textId="77777777" w:rsidR="00D37444" w:rsidRPr="00C954E4" w:rsidRDefault="00D37444" w:rsidP="00226E70">
                                  <w:pPr>
                                    <w:ind w:rightChars="-50" w:right="-100"/>
                                    <w:jc w:val="center"/>
                                    <w:rPr>
                                      <w:sz w:val="16"/>
                                      <w:szCs w:val="16"/>
                                      <w:lang w:eastAsia="ja-JP"/>
                                    </w:rPr>
                                  </w:pPr>
                                  <w:r w:rsidRPr="00C954E4">
                                    <w:rPr>
                                      <w:sz w:val="16"/>
                                      <w:szCs w:val="16"/>
                                      <w:lang w:eastAsia="ja-JP"/>
                                    </w:rPr>
                                    <w:t>Mag. inductance (Target)</w:t>
                                  </w:r>
                                </w:p>
                              </w:tc>
                              <w:tc>
                                <w:tcPr>
                                  <w:tcW w:w="889" w:type="pct"/>
                                  <w:vAlign w:val="center"/>
                                </w:tcPr>
                                <w:p w14:paraId="3081B5C3" w14:textId="77777777" w:rsidR="00D37444" w:rsidRPr="00C954E4" w:rsidRDefault="00D37444" w:rsidP="00226E70">
                                  <w:pPr>
                                    <w:ind w:rightChars="-50" w:right="-100"/>
                                    <w:jc w:val="center"/>
                                    <w:rPr>
                                      <w:i/>
                                      <w:iCs/>
                                      <w:sz w:val="16"/>
                                      <w:szCs w:val="16"/>
                                      <w:lang w:eastAsia="ja-JP"/>
                                    </w:rPr>
                                  </w:pPr>
                                  <w:r w:rsidRPr="00C954E4">
                                    <w:rPr>
                                      <w:i/>
                                      <w:iCs/>
                                      <w:sz w:val="16"/>
                                      <w:szCs w:val="16"/>
                                      <w:lang w:eastAsia="ja-JP"/>
                                    </w:rPr>
                                    <w:t>L</w:t>
                                  </w:r>
                                  <w:r w:rsidRPr="00C954E4">
                                    <w:rPr>
                                      <w:i/>
                                      <w:iCs/>
                                      <w:sz w:val="16"/>
                                      <w:szCs w:val="16"/>
                                      <w:vertAlign w:val="subscript"/>
                                      <w:lang w:eastAsia="ja-JP"/>
                                    </w:rPr>
                                    <w:t>m</w:t>
                                  </w:r>
                                </w:p>
                              </w:tc>
                              <w:tc>
                                <w:tcPr>
                                  <w:tcW w:w="1202" w:type="pct"/>
                                  <w:tcBorders>
                                    <w:right w:val="nil"/>
                                  </w:tcBorders>
                                  <w:vAlign w:val="center"/>
                                </w:tcPr>
                                <w:p w14:paraId="7B26D6F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8</w:t>
                                  </w:r>
                                  <w:r w:rsidRPr="00C954E4">
                                    <w:rPr>
                                      <w:sz w:val="16"/>
                                      <w:szCs w:val="16"/>
                                      <w:lang w:eastAsia="ja-JP"/>
                                    </w:rPr>
                                    <w:t xml:space="preserve">2.8 </w:t>
                                  </w:r>
                                  <w:r w:rsidRPr="00C954E4">
                                    <w:rPr>
                                      <w:i/>
                                      <w:iCs/>
                                      <w:sz w:val="16"/>
                                      <w:szCs w:val="16"/>
                                      <w:lang w:eastAsia="ja-JP"/>
                                    </w:rPr>
                                    <w:t>μ</w:t>
                                  </w:r>
                                  <w:r w:rsidRPr="00C954E4">
                                    <w:rPr>
                                      <w:rFonts w:hint="eastAsia"/>
                                      <w:sz w:val="16"/>
                                      <w:szCs w:val="16"/>
                                      <w:lang w:eastAsia="ja-JP"/>
                                    </w:rPr>
                                    <w:t>H</w:t>
                                  </w:r>
                                </w:p>
                              </w:tc>
                            </w:tr>
                            <w:tr w:rsidR="00D37444" w:rsidRPr="00C954E4" w14:paraId="6A37951E" w14:textId="77777777">
                              <w:trPr>
                                <w:trHeight w:val="20"/>
                                <w:jc w:val="center"/>
                              </w:trPr>
                              <w:tc>
                                <w:tcPr>
                                  <w:tcW w:w="2909" w:type="pct"/>
                                  <w:tcBorders>
                                    <w:left w:val="nil"/>
                                  </w:tcBorders>
                                  <w:vAlign w:val="center"/>
                                </w:tcPr>
                                <w:p w14:paraId="7A8469D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12</w:t>
                                  </w:r>
                                </w:p>
                              </w:tc>
                              <w:tc>
                                <w:tcPr>
                                  <w:tcW w:w="889" w:type="pct"/>
                                  <w:vAlign w:val="center"/>
                                </w:tcPr>
                                <w:p w14:paraId="44DCD6A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1</w:t>
                                  </w:r>
                                </w:p>
                              </w:tc>
                              <w:tc>
                                <w:tcPr>
                                  <w:tcW w:w="1202" w:type="pct"/>
                                  <w:tcBorders>
                                    <w:right w:val="nil"/>
                                  </w:tcBorders>
                                  <w:vAlign w:val="center"/>
                                </w:tcPr>
                                <w:p w14:paraId="6723F9EB" w14:textId="77777777" w:rsidR="00D37444" w:rsidRPr="00C954E4" w:rsidRDefault="00D37444" w:rsidP="00226E70">
                                  <w:pPr>
                                    <w:ind w:rightChars="-50" w:right="-100"/>
                                    <w:jc w:val="center"/>
                                    <w:rPr>
                                      <w:sz w:val="16"/>
                                      <w:szCs w:val="16"/>
                                      <w:lang w:eastAsia="ja-JP"/>
                                    </w:rPr>
                                  </w:pPr>
                                  <w:r>
                                    <w:rPr>
                                      <w:sz w:val="16"/>
                                      <w:szCs w:val="16"/>
                                      <w:lang w:eastAsia="ja-JP"/>
                                    </w:rPr>
                                    <w:t>86.1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47700537" w14:textId="77777777">
                              <w:trPr>
                                <w:trHeight w:val="20"/>
                                <w:jc w:val="center"/>
                              </w:trPr>
                              <w:tc>
                                <w:tcPr>
                                  <w:tcW w:w="2909" w:type="pct"/>
                                  <w:tcBorders>
                                    <w:left w:val="nil"/>
                                  </w:tcBorders>
                                  <w:vAlign w:val="center"/>
                                </w:tcPr>
                                <w:p w14:paraId="71609D8D"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56</w:t>
                                  </w:r>
                                </w:p>
                              </w:tc>
                              <w:tc>
                                <w:tcPr>
                                  <w:tcW w:w="889" w:type="pct"/>
                                  <w:vAlign w:val="center"/>
                                </w:tcPr>
                                <w:p w14:paraId="22891B84" w14:textId="77777777" w:rsidR="00D37444" w:rsidRPr="00C954E4" w:rsidRDefault="00D37444" w:rsidP="00226E70">
                                  <w:pPr>
                                    <w:ind w:rightChars="-50" w:right="-100"/>
                                    <w:jc w:val="center"/>
                                    <w:rPr>
                                      <w:sz w:val="16"/>
                                      <w:szCs w:val="16"/>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2</w:t>
                                  </w:r>
                                </w:p>
                              </w:tc>
                              <w:tc>
                                <w:tcPr>
                                  <w:tcW w:w="1202" w:type="pct"/>
                                  <w:tcBorders>
                                    <w:right w:val="nil"/>
                                  </w:tcBorders>
                                  <w:vAlign w:val="center"/>
                                </w:tcPr>
                                <w:p w14:paraId="00F16302" w14:textId="77777777" w:rsidR="00D37444" w:rsidRPr="00C954E4" w:rsidRDefault="00D37444" w:rsidP="00226E70">
                                  <w:pPr>
                                    <w:ind w:rightChars="-50" w:right="-100"/>
                                    <w:jc w:val="center"/>
                                    <w:rPr>
                                      <w:sz w:val="16"/>
                                      <w:szCs w:val="16"/>
                                      <w:lang w:eastAsia="ja-JP"/>
                                    </w:rPr>
                                  </w:pPr>
                                  <w:r>
                                    <w:rPr>
                                      <w:sz w:val="16"/>
                                      <w:szCs w:val="16"/>
                                      <w:lang w:eastAsia="ja-JP"/>
                                    </w:rPr>
                                    <w:t>75.1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1F45A76D" w14:textId="77777777">
                              <w:trPr>
                                <w:trHeight w:val="20"/>
                                <w:jc w:val="center"/>
                              </w:trPr>
                              <w:tc>
                                <w:tcPr>
                                  <w:tcW w:w="2909" w:type="pct"/>
                                  <w:tcBorders>
                                    <w:left w:val="nil"/>
                                  </w:tcBorders>
                                  <w:vAlign w:val="center"/>
                                </w:tcPr>
                                <w:p w14:paraId="2F84DF62"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T</w:t>
                                  </w:r>
                                  <w:r w:rsidRPr="00C954E4">
                                    <w:rPr>
                                      <w:sz w:val="16"/>
                                      <w:szCs w:val="16"/>
                                      <w:lang w:eastAsia="ja-JP"/>
                                    </w:rPr>
                                    <w:t>urn ratio</w:t>
                                  </w:r>
                                </w:p>
                              </w:tc>
                              <w:tc>
                                <w:tcPr>
                                  <w:tcW w:w="889" w:type="pct"/>
                                  <w:vAlign w:val="center"/>
                                </w:tcPr>
                                <w:p w14:paraId="177A6DB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p>
                              </w:tc>
                              <w:tc>
                                <w:tcPr>
                                  <w:tcW w:w="1202" w:type="pct"/>
                                  <w:tcBorders>
                                    <w:right w:val="nil"/>
                                  </w:tcBorders>
                                  <w:vAlign w:val="center"/>
                                </w:tcPr>
                                <w:p w14:paraId="4ED011B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3</w:t>
                                  </w:r>
                                </w:p>
                              </w:tc>
                            </w:tr>
                            <w:tr w:rsidR="00D37444" w:rsidRPr="00C954E4" w14:paraId="6C5FCFF3" w14:textId="77777777">
                              <w:trPr>
                                <w:trHeight w:val="20"/>
                                <w:jc w:val="center"/>
                              </w:trPr>
                              <w:tc>
                                <w:tcPr>
                                  <w:tcW w:w="2909" w:type="pct"/>
                                  <w:tcBorders>
                                    <w:left w:val="nil"/>
                                  </w:tcBorders>
                                  <w:vAlign w:val="center"/>
                                </w:tcPr>
                                <w:p w14:paraId="4E34CEAC"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agnetic core</w:t>
                                  </w:r>
                                </w:p>
                              </w:tc>
                              <w:tc>
                                <w:tcPr>
                                  <w:tcW w:w="889" w:type="pct"/>
                                  <w:vAlign w:val="center"/>
                                </w:tcPr>
                                <w:p w14:paraId="5AE980AA"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T</w:t>
                                  </w:r>
                                </w:p>
                              </w:tc>
                              <w:tc>
                                <w:tcPr>
                                  <w:tcW w:w="1202" w:type="pct"/>
                                  <w:tcBorders>
                                    <w:right w:val="nil"/>
                                  </w:tcBorders>
                                  <w:vAlign w:val="center"/>
                                </w:tcPr>
                                <w:p w14:paraId="4AF9CDF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O</w:t>
                                  </w:r>
                                  <w:r w:rsidRPr="00C954E4">
                                    <w:rPr>
                                      <w:sz w:val="16"/>
                                      <w:szCs w:val="16"/>
                                      <w:lang w:eastAsia="ja-JP"/>
                                    </w:rPr>
                                    <w:t>P44721EC</w:t>
                                  </w:r>
                                </w:p>
                              </w:tc>
                            </w:tr>
                            <w:tr w:rsidR="00D37444" w:rsidRPr="00C954E4" w14:paraId="0F9E6F73" w14:textId="77777777">
                              <w:trPr>
                                <w:trHeight w:val="20"/>
                                <w:jc w:val="center"/>
                              </w:trPr>
                              <w:tc>
                                <w:tcPr>
                                  <w:tcW w:w="2909" w:type="pct"/>
                                  <w:vMerge w:val="restart"/>
                                  <w:tcBorders>
                                    <w:left w:val="nil"/>
                                  </w:tcBorders>
                                  <w:vAlign w:val="center"/>
                                </w:tcPr>
                                <w:p w14:paraId="32B99F3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N</w:t>
                                  </w:r>
                                  <w:r w:rsidRPr="00C954E4">
                                    <w:rPr>
                                      <w:sz w:val="16"/>
                                      <w:szCs w:val="16"/>
                                      <w:lang w:eastAsia="ja-JP"/>
                                    </w:rPr>
                                    <w:t>umber of turns</w:t>
                                  </w:r>
                                </w:p>
                              </w:tc>
                              <w:tc>
                                <w:tcPr>
                                  <w:tcW w:w="889" w:type="pct"/>
                                  <w:vAlign w:val="center"/>
                                </w:tcPr>
                                <w:p w14:paraId="161D6689" w14:textId="77777777" w:rsidR="00D37444" w:rsidRPr="008332E8" w:rsidRDefault="00D37444" w:rsidP="00226E70">
                                  <w:pPr>
                                    <w:ind w:rightChars="-50" w:right="-100"/>
                                    <w:jc w:val="center"/>
                                    <w:rPr>
                                      <w:i/>
                                      <w:iCs/>
                                      <w:sz w:val="16"/>
                                      <w:szCs w:val="16"/>
                                      <w:vertAlign w:val="subscript"/>
                                      <w:lang w:eastAsia="ja-JP"/>
                                    </w:rPr>
                                  </w:pPr>
                                  <w:r w:rsidRPr="00C954E4">
                                    <w:rPr>
                                      <w:i/>
                                      <w:iCs/>
                                      <w:sz w:val="16"/>
                                      <w:szCs w:val="16"/>
                                      <w:lang w:eastAsia="ja-JP"/>
                                    </w:rPr>
                                    <w:t>N</w:t>
                                  </w:r>
                                  <w:r w:rsidRPr="00C954E4">
                                    <w:rPr>
                                      <w:sz w:val="16"/>
                                      <w:szCs w:val="16"/>
                                      <w:vertAlign w:val="subscript"/>
                                      <w:lang w:eastAsia="ja-JP"/>
                                    </w:rPr>
                                    <w:t>12</w:t>
                                  </w:r>
                                  <w:r>
                                    <w:rPr>
                                      <w:sz w:val="16"/>
                                      <w:szCs w:val="16"/>
                                      <w:vertAlign w:val="subscript"/>
                                      <w:lang w:eastAsia="ja-JP"/>
                                    </w:rPr>
                                    <w:t xml:space="preserve"> </w:t>
                                  </w:r>
                                  <w:r w:rsidRPr="00372114">
                                    <w:rPr>
                                      <w:sz w:val="16"/>
                                      <w:szCs w:val="16"/>
                                      <w:lang w:eastAsia="ja-JP"/>
                                    </w:rPr>
                                    <w:t>:</w:t>
                                  </w:r>
                                  <w:r>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1202" w:type="pct"/>
                                  <w:tcBorders>
                                    <w:right w:val="nil"/>
                                  </w:tcBorders>
                                  <w:vAlign w:val="center"/>
                                </w:tcPr>
                                <w:p w14:paraId="00F344A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2</w:t>
                                  </w:r>
                                  <w:r w:rsidRPr="00C954E4">
                                    <w:rPr>
                                      <w:sz w:val="16"/>
                                      <w:szCs w:val="16"/>
                                      <w:lang w:eastAsia="ja-JP"/>
                                    </w:rPr>
                                    <w:t>4</w:t>
                                  </w:r>
                                  <w:r>
                                    <w:rPr>
                                      <w:rFonts w:hint="eastAsia"/>
                                      <w:sz w:val="16"/>
                                      <w:szCs w:val="16"/>
                                      <w:lang w:eastAsia="ja-JP"/>
                                    </w:rPr>
                                    <w:t xml:space="preserve"> : 8</w:t>
                                  </w:r>
                                </w:p>
                              </w:tc>
                            </w:tr>
                            <w:tr w:rsidR="00D37444" w:rsidRPr="00C954E4" w14:paraId="0F0F0557" w14:textId="77777777">
                              <w:trPr>
                                <w:trHeight w:val="20"/>
                                <w:jc w:val="center"/>
                              </w:trPr>
                              <w:tc>
                                <w:tcPr>
                                  <w:tcW w:w="2909" w:type="pct"/>
                                  <w:vMerge/>
                                  <w:tcBorders>
                                    <w:left w:val="nil"/>
                                  </w:tcBorders>
                                  <w:vAlign w:val="center"/>
                                </w:tcPr>
                                <w:p w14:paraId="4C265702" w14:textId="77777777" w:rsidR="00D37444" w:rsidRPr="00C954E4" w:rsidRDefault="00D37444" w:rsidP="00226E70">
                                  <w:pPr>
                                    <w:ind w:rightChars="-50" w:right="-100"/>
                                    <w:jc w:val="center"/>
                                    <w:rPr>
                                      <w:sz w:val="16"/>
                                      <w:szCs w:val="16"/>
                                      <w:lang w:eastAsia="ja-JP"/>
                                    </w:rPr>
                                  </w:pPr>
                                </w:p>
                              </w:tc>
                              <w:tc>
                                <w:tcPr>
                                  <w:tcW w:w="889" w:type="pct"/>
                                  <w:vAlign w:val="center"/>
                                </w:tcPr>
                                <w:p w14:paraId="75E4D0F6"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r>
                                    <w:rPr>
                                      <w:sz w:val="16"/>
                                      <w:szCs w:val="16"/>
                                      <w:vertAlign w:val="subscript"/>
                                      <w:lang w:eastAsia="ja-JP"/>
                                    </w:rPr>
                                    <w:t xml:space="preserve">56 </w:t>
                                  </w:r>
                                  <w:r w:rsidRPr="00372114">
                                    <w:rPr>
                                      <w:sz w:val="16"/>
                                      <w:szCs w:val="16"/>
                                      <w:lang w:eastAsia="ja-JP"/>
                                    </w:rPr>
                                    <w:t>:</w:t>
                                  </w:r>
                                  <w:r>
                                    <w:rPr>
                                      <w:sz w:val="16"/>
                                      <w:szCs w:val="16"/>
                                      <w:lang w:eastAsia="ja-JP"/>
                                    </w:rPr>
                                    <w:t xml:space="preserve"> </w:t>
                                  </w:r>
                                  <w:r w:rsidRPr="00C954E4">
                                    <w:rPr>
                                      <w:i/>
                                      <w:iCs/>
                                      <w:sz w:val="16"/>
                                      <w:szCs w:val="16"/>
                                      <w:lang w:eastAsia="ja-JP"/>
                                    </w:rPr>
                                    <w:t>N</w:t>
                                  </w:r>
                                  <w:r>
                                    <w:rPr>
                                      <w:sz w:val="16"/>
                                      <w:szCs w:val="16"/>
                                      <w:vertAlign w:val="subscript"/>
                                      <w:lang w:eastAsia="ja-JP"/>
                                    </w:rPr>
                                    <w:t>78</w:t>
                                  </w:r>
                                </w:p>
                              </w:tc>
                              <w:tc>
                                <w:tcPr>
                                  <w:tcW w:w="1202" w:type="pct"/>
                                  <w:tcBorders>
                                    <w:right w:val="nil"/>
                                  </w:tcBorders>
                                  <w:vAlign w:val="center"/>
                                </w:tcPr>
                                <w:p w14:paraId="66315ECE" w14:textId="77777777" w:rsidR="00D37444" w:rsidRPr="00C954E4" w:rsidRDefault="00D37444" w:rsidP="00226E70">
                                  <w:pPr>
                                    <w:ind w:rightChars="-50" w:right="-100"/>
                                    <w:jc w:val="center"/>
                                    <w:rPr>
                                      <w:sz w:val="16"/>
                                      <w:szCs w:val="16"/>
                                      <w:lang w:eastAsia="ja-JP"/>
                                    </w:rPr>
                                  </w:pPr>
                                  <w:r>
                                    <w:rPr>
                                      <w:rFonts w:hint="eastAsia"/>
                                      <w:sz w:val="16"/>
                                      <w:szCs w:val="16"/>
                                      <w:lang w:eastAsia="ja-JP"/>
                                    </w:rPr>
                                    <w:t>15 : 5</w:t>
                                  </w:r>
                                </w:p>
                              </w:tc>
                            </w:tr>
                            <w:tr w:rsidR="00D37444" w:rsidRPr="00C954E4" w14:paraId="2761CF57" w14:textId="77777777">
                              <w:trPr>
                                <w:trHeight w:val="20"/>
                                <w:jc w:val="center"/>
                              </w:trPr>
                              <w:tc>
                                <w:tcPr>
                                  <w:tcW w:w="2909" w:type="pct"/>
                                  <w:tcBorders>
                                    <w:left w:val="nil"/>
                                  </w:tcBorders>
                                  <w:vAlign w:val="center"/>
                                </w:tcPr>
                                <w:p w14:paraId="4E4CA1C9" w14:textId="77777777" w:rsidR="00D37444" w:rsidRPr="00C954E4" w:rsidRDefault="00D37444" w:rsidP="00226E70">
                                  <w:pPr>
                                    <w:ind w:rightChars="-50" w:right="-100"/>
                                    <w:jc w:val="center"/>
                                    <w:rPr>
                                      <w:sz w:val="16"/>
                                      <w:szCs w:val="16"/>
                                      <w:lang w:eastAsia="ja-JP"/>
                                    </w:rPr>
                                  </w:pPr>
                                  <w:r w:rsidRPr="00C954E4">
                                    <w:rPr>
                                      <w:sz w:val="16"/>
                                      <w:szCs w:val="16"/>
                                      <w:lang w:eastAsia="ja-JP"/>
                                    </w:rPr>
                                    <w:t>Center Leg Air Gap</w:t>
                                  </w:r>
                                </w:p>
                              </w:tc>
                              <w:tc>
                                <w:tcPr>
                                  <w:tcW w:w="889" w:type="pct"/>
                                  <w:vAlign w:val="center"/>
                                </w:tcPr>
                                <w:p w14:paraId="6CE78B49"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l</w:t>
                                  </w:r>
                                  <w:r w:rsidRPr="00C954E4">
                                    <w:rPr>
                                      <w:i/>
                                      <w:iCs/>
                                      <w:sz w:val="16"/>
                                      <w:szCs w:val="16"/>
                                      <w:vertAlign w:val="subscript"/>
                                      <w:lang w:eastAsia="ja-JP"/>
                                    </w:rPr>
                                    <w:t>gc</w:t>
                                  </w:r>
                                </w:p>
                              </w:tc>
                              <w:tc>
                                <w:tcPr>
                                  <w:tcW w:w="1202" w:type="pct"/>
                                  <w:tcBorders>
                                    <w:right w:val="nil"/>
                                  </w:tcBorders>
                                  <w:vAlign w:val="center"/>
                                </w:tcPr>
                                <w:p w14:paraId="09D7659C"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.650</w:t>
                                  </w:r>
                                  <w:r w:rsidRPr="00C954E4">
                                    <w:rPr>
                                      <w:sz w:val="16"/>
                                      <w:szCs w:val="16"/>
                                      <w:lang w:eastAsia="ja-JP"/>
                                    </w:rPr>
                                    <w:t xml:space="preserve"> mm</w:t>
                                  </w:r>
                                </w:p>
                              </w:tc>
                            </w:tr>
                            <w:tr w:rsidR="00D37444" w:rsidRPr="00C954E4" w14:paraId="6AADD6C6" w14:textId="77777777">
                              <w:trPr>
                                <w:trHeight w:val="20"/>
                                <w:jc w:val="center"/>
                              </w:trPr>
                              <w:tc>
                                <w:tcPr>
                                  <w:tcW w:w="2909" w:type="pct"/>
                                  <w:tcBorders>
                                    <w:left w:val="nil"/>
                                  </w:tcBorders>
                                  <w:vAlign w:val="center"/>
                                </w:tcPr>
                                <w:p w14:paraId="6E5C02E3" w14:textId="77777777" w:rsidR="00D37444" w:rsidRPr="00C954E4" w:rsidRDefault="00D37444" w:rsidP="00226E70">
                                  <w:pPr>
                                    <w:ind w:rightChars="-50" w:right="-100"/>
                                    <w:jc w:val="center"/>
                                    <w:rPr>
                                      <w:sz w:val="16"/>
                                      <w:szCs w:val="16"/>
                                      <w:lang w:eastAsia="ja-JP"/>
                                    </w:rPr>
                                  </w:pPr>
                                  <w:r w:rsidRPr="00C954E4">
                                    <w:rPr>
                                      <w:sz w:val="16"/>
                                      <w:szCs w:val="16"/>
                                      <w:lang w:eastAsia="ja-JP"/>
                                    </w:rPr>
                                    <w:t>Outer Leg Air Gap</w:t>
                                  </w:r>
                                </w:p>
                              </w:tc>
                              <w:tc>
                                <w:tcPr>
                                  <w:tcW w:w="889" w:type="pct"/>
                                  <w:vAlign w:val="center"/>
                                </w:tcPr>
                                <w:p w14:paraId="5AE7A6D7"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l</w:t>
                                  </w:r>
                                  <w:r w:rsidRPr="00C954E4">
                                    <w:rPr>
                                      <w:i/>
                                      <w:iCs/>
                                      <w:sz w:val="16"/>
                                      <w:szCs w:val="16"/>
                                      <w:vertAlign w:val="subscript"/>
                                      <w:lang w:eastAsia="ja-JP"/>
                                    </w:rPr>
                                    <w:t>go</w:t>
                                  </w:r>
                                </w:p>
                              </w:tc>
                              <w:tc>
                                <w:tcPr>
                                  <w:tcW w:w="1202" w:type="pct"/>
                                  <w:tcBorders>
                                    <w:right w:val="nil"/>
                                  </w:tcBorders>
                                  <w:vAlign w:val="center"/>
                                </w:tcPr>
                                <w:p w14:paraId="03F860FF"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500</w:t>
                                  </w:r>
                                  <w:r w:rsidRPr="00C954E4">
                                    <w:rPr>
                                      <w:sz w:val="16"/>
                                      <w:szCs w:val="16"/>
                                      <w:lang w:eastAsia="ja-JP"/>
                                    </w:rPr>
                                    <w:t xml:space="preserve"> </w:t>
                                  </w:r>
                                  <w:r w:rsidRPr="00C954E4">
                                    <w:rPr>
                                      <w:rFonts w:hint="eastAsia"/>
                                      <w:sz w:val="16"/>
                                      <w:szCs w:val="16"/>
                                      <w:lang w:eastAsia="ja-JP"/>
                                    </w:rPr>
                                    <w:t>m</w:t>
                                  </w:r>
                                  <w:r w:rsidRPr="00C954E4">
                                    <w:rPr>
                                      <w:sz w:val="16"/>
                                      <w:szCs w:val="16"/>
                                      <w:lang w:eastAsia="ja-JP"/>
                                    </w:rPr>
                                    <w:t>m</w:t>
                                  </w:r>
                                </w:p>
                              </w:tc>
                            </w:tr>
                            <w:tr w:rsidR="00D37444" w:rsidRPr="00C954E4" w14:paraId="0ED628BD" w14:textId="77777777">
                              <w:trPr>
                                <w:trHeight w:val="20"/>
                                <w:jc w:val="center"/>
                              </w:trPr>
                              <w:tc>
                                <w:tcPr>
                                  <w:tcW w:w="2909" w:type="pct"/>
                                  <w:tcBorders>
                                    <w:left w:val="nil"/>
                                  </w:tcBorders>
                                  <w:vAlign w:val="center"/>
                                </w:tcPr>
                                <w:p w14:paraId="2A15565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889" w:type="pct"/>
                                  <w:vAlign w:val="center"/>
                                </w:tcPr>
                                <w:p w14:paraId="0F9E8E2B"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34</w:t>
                                  </w:r>
                                </w:p>
                              </w:tc>
                              <w:tc>
                                <w:tcPr>
                                  <w:tcW w:w="1202" w:type="pct"/>
                                  <w:tcBorders>
                                    <w:right w:val="nil"/>
                                  </w:tcBorders>
                                  <w:vAlign w:val="center"/>
                                </w:tcPr>
                                <w:p w14:paraId="50C0C86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.9</w:t>
                                  </w:r>
                                  <w:r>
                                    <w:rPr>
                                      <w:rFonts w:hint="eastAsia"/>
                                      <w:sz w:val="16"/>
                                      <w:szCs w:val="16"/>
                                      <w:lang w:eastAsia="ja-JP"/>
                                    </w:rPr>
                                    <w:t>70</w:t>
                                  </w:r>
                                </w:p>
                              </w:tc>
                            </w:tr>
                            <w:tr w:rsidR="00D37444" w:rsidRPr="00C954E4" w14:paraId="04480C80" w14:textId="77777777">
                              <w:trPr>
                                <w:trHeight w:val="20"/>
                                <w:jc w:val="center"/>
                              </w:trPr>
                              <w:tc>
                                <w:tcPr>
                                  <w:tcW w:w="2909" w:type="pct"/>
                                  <w:tcBorders>
                                    <w:left w:val="nil"/>
                                  </w:tcBorders>
                                  <w:vAlign w:val="center"/>
                                </w:tcPr>
                                <w:p w14:paraId="48E5890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56</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78</w:t>
                                  </w:r>
                                </w:p>
                              </w:tc>
                              <w:tc>
                                <w:tcPr>
                                  <w:tcW w:w="889" w:type="pct"/>
                                  <w:vAlign w:val="center"/>
                                </w:tcPr>
                                <w:p w14:paraId="28C72F2F"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56</w:t>
                                  </w:r>
                                  <w:r w:rsidRPr="00C954E4">
                                    <w:rPr>
                                      <w:i/>
                                      <w:iCs/>
                                      <w:sz w:val="16"/>
                                      <w:szCs w:val="16"/>
                                      <w:vertAlign w:val="subscript"/>
                                      <w:lang w:eastAsia="ja-JP"/>
                                    </w:rPr>
                                    <w:t>, N</w:t>
                                  </w:r>
                                  <w:r w:rsidRPr="00C954E4">
                                    <w:rPr>
                                      <w:sz w:val="16"/>
                                      <w:szCs w:val="16"/>
                                      <w:vertAlign w:val="subscript"/>
                                      <w:lang w:eastAsia="ja-JP"/>
                                    </w:rPr>
                                    <w:t>78</w:t>
                                  </w:r>
                                </w:p>
                              </w:tc>
                              <w:tc>
                                <w:tcPr>
                                  <w:tcW w:w="1202" w:type="pct"/>
                                  <w:tcBorders>
                                    <w:right w:val="nil"/>
                                  </w:tcBorders>
                                  <w:vAlign w:val="center"/>
                                </w:tcPr>
                                <w:p w14:paraId="7C69DCC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w:t>
                                  </w:r>
                                  <w:r>
                                    <w:rPr>
                                      <w:rFonts w:hint="eastAsia"/>
                                      <w:sz w:val="16"/>
                                      <w:szCs w:val="16"/>
                                      <w:lang w:eastAsia="ja-JP"/>
                                    </w:rPr>
                                    <w:t>979</w:t>
                                  </w:r>
                                </w:p>
                              </w:tc>
                            </w:tr>
                            <w:tr w:rsidR="00D37444" w:rsidRPr="00C954E4" w14:paraId="67F7B481" w14:textId="77777777">
                              <w:trPr>
                                <w:trHeight w:val="20"/>
                                <w:jc w:val="center"/>
                              </w:trPr>
                              <w:tc>
                                <w:tcPr>
                                  <w:tcW w:w="2909" w:type="pct"/>
                                  <w:tcBorders>
                                    <w:left w:val="nil"/>
                                    <w:bottom w:val="double" w:sz="4" w:space="0" w:color="auto"/>
                                  </w:tcBorders>
                                  <w:vAlign w:val="center"/>
                                </w:tcPr>
                                <w:p w14:paraId="5B14392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56</w:t>
                                  </w:r>
                                </w:p>
                              </w:tc>
                              <w:tc>
                                <w:tcPr>
                                  <w:tcW w:w="889" w:type="pct"/>
                                  <w:tcBorders>
                                    <w:bottom w:val="double" w:sz="4" w:space="0" w:color="auto"/>
                                  </w:tcBorders>
                                  <w:vAlign w:val="center"/>
                                </w:tcPr>
                                <w:p w14:paraId="31E279C5"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56</w:t>
                                  </w:r>
                                </w:p>
                              </w:tc>
                              <w:tc>
                                <w:tcPr>
                                  <w:tcW w:w="1202" w:type="pct"/>
                                  <w:tcBorders>
                                    <w:bottom w:val="double" w:sz="4" w:space="0" w:color="auto"/>
                                    <w:right w:val="nil"/>
                                  </w:tcBorders>
                                  <w:vAlign w:val="center"/>
                                </w:tcPr>
                                <w:p w14:paraId="58664F2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.0</w:t>
                                  </w:r>
                                  <w:r>
                                    <w:rPr>
                                      <w:rFonts w:hint="eastAsia"/>
                                      <w:sz w:val="16"/>
                                      <w:szCs w:val="16"/>
                                      <w:lang w:eastAsia="ja-JP"/>
                                    </w:rPr>
                                    <w:t>005</w:t>
                                  </w:r>
                                </w:p>
                              </w:tc>
                            </w:tr>
                          </w:tbl>
                          <w:p w14:paraId="24D4A630" w14:textId="77777777" w:rsidR="00D37444" w:rsidRDefault="00D37444" w:rsidP="00D37444">
                            <w:pPr>
                              <w:ind w:leftChars="-50" w:left="-100" w:rightChars="-50" w:right="-100"/>
                              <w:rPr>
                                <w:sz w:val="16"/>
                                <w:szCs w:val="16"/>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A2BC7" id="_x0000_t202" coordsize="21600,21600" o:spt="202" path="m,l,21600r21600,l21600,xe">
                <v:stroke joinstyle="miter"/>
                <v:path gradientshapeok="t" o:connecttype="rect"/>
              </v:shapetype>
              <v:shape id="テキスト ボックス 3" o:spid="_x0000_s1026" type="#_x0000_t202" style="position:absolute;left:0;text-align:left;margin-left:266.3pt;margin-top:278.35pt;width:252.5pt;height:332.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FwIAAC0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" filled="f" stroked="f" strokeweight=".5pt">
                <v:textbox>
                  <w:txbxContent>
                    <w:p w14:paraId="550DE785" w14:textId="57E30E70" w:rsidR="00D37444" w:rsidRPr="0021493E" w:rsidRDefault="00D37444" w:rsidP="00D37444">
                      <w:pPr>
                        <w:spacing w:after="120"/>
                        <w:jc w:val="center"/>
                        <w:rPr>
                          <w:smallCaps/>
                          <w:sz w:val="16"/>
                          <w:szCs w:val="16"/>
                        </w:rPr>
                      </w:pPr>
                      <w:r w:rsidRPr="0021493E">
                        <w:rPr>
                          <w:smallCaps/>
                          <w:sz w:val="16"/>
                          <w:szCs w:val="16"/>
                        </w:rPr>
                        <w:t xml:space="preserve">Table </w:t>
                      </w:r>
                      <w:r w:rsidR="00A60788">
                        <w:rPr>
                          <w:smallCaps/>
                          <w:sz w:val="16"/>
                          <w:szCs w:val="16"/>
                        </w:rPr>
                        <w:t>VI</w:t>
                      </w:r>
                      <w:r>
                        <w:rPr>
                          <w:smallCaps/>
                          <w:sz w:val="16"/>
                          <w:szCs w:val="16"/>
                        </w:rPr>
                        <w:br/>
                      </w:r>
                      <w:r w:rsidRPr="0021493E">
                        <w:rPr>
                          <w:smallCaps/>
                          <w:sz w:val="16"/>
                          <w:szCs w:val="16"/>
                        </w:rPr>
                        <w:t xml:space="preserve">Specifications of the prototype </w:t>
                      </w:r>
                      <w:r>
                        <w:rPr>
                          <w:smallCaps/>
                          <w:sz w:val="16"/>
                          <w:szCs w:val="16"/>
                        </w:rPr>
                        <w:br/>
                      </w:r>
                      <w:r w:rsidRPr="0021493E">
                        <w:rPr>
                          <w:smallCaps/>
                          <w:sz w:val="16"/>
                          <w:szCs w:val="16"/>
                        </w:rPr>
                        <w:t>two-phase interleaved flyback rectifier</w:t>
                      </w:r>
                    </w:p>
                    <w:tbl>
                      <w:tblPr>
                        <w:tblStyle w:val="TableGrid"/>
                        <w:tblW w:w="0" w:type="auto"/>
                        <w:jc w:val="center"/>
                        <w:tblCellMar>
                          <w:left w:w="0" w:type="dxa"/>
                        </w:tblCellMar>
                        <w:tblLook w:val="04A0" w:firstRow="1" w:lastRow="0" w:firstColumn="1" w:lastColumn="0" w:noHBand="0" w:noVBand="1"/>
                      </w:tblPr>
                      <w:tblGrid>
                        <w:gridCol w:w="1304"/>
                        <w:gridCol w:w="697"/>
                        <w:gridCol w:w="1495"/>
                      </w:tblGrid>
                      <w:tr w:rsidR="00D37444" w:rsidRPr="006A50CC" w14:paraId="7B322662" w14:textId="77777777">
                        <w:trPr>
                          <w:trHeight w:val="20"/>
                          <w:jc w:val="center"/>
                        </w:trPr>
                        <w:tc>
                          <w:tcPr>
                            <w:tcW w:w="0" w:type="auto"/>
                            <w:tcBorders>
                              <w:top w:val="double" w:sz="4" w:space="0" w:color="auto"/>
                              <w:left w:val="nil"/>
                            </w:tcBorders>
                            <w:vAlign w:val="center"/>
                          </w:tcPr>
                          <w:p w14:paraId="1177C8F6"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3B655192"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38F71D77"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V</w:t>
                            </w:r>
                            <w:r w:rsidRPr="006A50CC">
                              <w:rPr>
                                <w:rFonts w:eastAsia="Yu Mincho"/>
                                <w:b/>
                                <w:bCs/>
                                <w:sz w:val="16"/>
                                <w:szCs w:val="16"/>
                                <w:lang w:eastAsia="ja-JP"/>
                              </w:rPr>
                              <w:t>alue, component</w:t>
                            </w:r>
                          </w:p>
                        </w:tc>
                      </w:tr>
                      <w:tr w:rsidR="00D37444" w:rsidRPr="006A50CC" w14:paraId="64699C17" w14:textId="77777777">
                        <w:trPr>
                          <w:trHeight w:val="20"/>
                          <w:jc w:val="center"/>
                        </w:trPr>
                        <w:tc>
                          <w:tcPr>
                            <w:tcW w:w="0" w:type="auto"/>
                            <w:tcBorders>
                              <w:left w:val="nil"/>
                            </w:tcBorders>
                            <w:vAlign w:val="center"/>
                          </w:tcPr>
                          <w:p w14:paraId="4DF77AB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A</w:t>
                            </w:r>
                            <w:r w:rsidRPr="006A50CC">
                              <w:rPr>
                                <w:rFonts w:eastAsia="Yu Mincho"/>
                                <w:sz w:val="16"/>
                                <w:szCs w:val="16"/>
                                <w:lang w:eastAsia="ja-JP"/>
                              </w:rPr>
                              <w:t>C input voltage</w:t>
                            </w:r>
                          </w:p>
                        </w:tc>
                        <w:tc>
                          <w:tcPr>
                            <w:tcW w:w="0" w:type="auto"/>
                            <w:vAlign w:val="center"/>
                          </w:tcPr>
                          <w:p w14:paraId="2A2C3EF6"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v</w:t>
                            </w:r>
                            <w:r w:rsidRPr="006A50CC">
                              <w:rPr>
                                <w:rFonts w:eastAsia="Yu Mincho"/>
                                <w:i/>
                                <w:iCs/>
                                <w:sz w:val="16"/>
                                <w:szCs w:val="16"/>
                                <w:vertAlign w:val="subscript"/>
                                <w:lang w:eastAsia="ja-JP"/>
                              </w:rPr>
                              <w:t>in</w:t>
                            </w:r>
                          </w:p>
                        </w:tc>
                        <w:tc>
                          <w:tcPr>
                            <w:tcW w:w="0" w:type="auto"/>
                            <w:tcBorders>
                              <w:right w:val="nil"/>
                            </w:tcBorders>
                            <w:vAlign w:val="center"/>
                          </w:tcPr>
                          <w:p w14:paraId="7E783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 240 V</w:t>
                            </w:r>
                            <w:r w:rsidRPr="006A50CC">
                              <w:rPr>
                                <w:rFonts w:eastAsia="Yu Mincho"/>
                                <w:sz w:val="16"/>
                                <w:szCs w:val="16"/>
                                <w:vertAlign w:val="subscript"/>
                                <w:lang w:eastAsia="ja-JP"/>
                              </w:rPr>
                              <w:t>rms</w:t>
                            </w:r>
                          </w:p>
                        </w:tc>
                      </w:tr>
                      <w:tr w:rsidR="00D37444" w:rsidRPr="006A50CC" w14:paraId="78032FF7" w14:textId="77777777">
                        <w:trPr>
                          <w:trHeight w:val="20"/>
                          <w:jc w:val="center"/>
                        </w:trPr>
                        <w:tc>
                          <w:tcPr>
                            <w:tcW w:w="0" w:type="auto"/>
                            <w:tcBorders>
                              <w:left w:val="nil"/>
                            </w:tcBorders>
                            <w:vAlign w:val="center"/>
                          </w:tcPr>
                          <w:p w14:paraId="4296083B"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 xml:space="preserve">Max. </w:t>
                            </w:r>
                            <w:r w:rsidRPr="006A50CC">
                              <w:rPr>
                                <w:rFonts w:eastAsia="Yu Mincho" w:hint="eastAsia"/>
                                <w:sz w:val="16"/>
                                <w:szCs w:val="16"/>
                                <w:lang w:eastAsia="ja-JP"/>
                              </w:rPr>
                              <w:t>R</w:t>
                            </w:r>
                            <w:r w:rsidRPr="006A50CC">
                              <w:rPr>
                                <w:rFonts w:eastAsia="Yu Mincho"/>
                                <w:sz w:val="16"/>
                                <w:szCs w:val="16"/>
                                <w:lang w:eastAsia="ja-JP"/>
                              </w:rPr>
                              <w:t>ated Power</w:t>
                            </w:r>
                          </w:p>
                        </w:tc>
                        <w:tc>
                          <w:tcPr>
                            <w:tcW w:w="0" w:type="auto"/>
                            <w:vAlign w:val="center"/>
                          </w:tcPr>
                          <w:p w14:paraId="10C68C2A"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P</w:t>
                            </w:r>
                            <w:r w:rsidRPr="006A50CC">
                              <w:rPr>
                                <w:rFonts w:eastAsia="Yu Mincho"/>
                                <w:i/>
                                <w:iCs/>
                                <w:sz w:val="16"/>
                                <w:szCs w:val="16"/>
                                <w:vertAlign w:val="subscript"/>
                                <w:lang w:eastAsia="ja-JP"/>
                              </w:rPr>
                              <w:t>o</w:t>
                            </w:r>
                          </w:p>
                        </w:tc>
                        <w:tc>
                          <w:tcPr>
                            <w:tcW w:w="0" w:type="auto"/>
                            <w:tcBorders>
                              <w:right w:val="nil"/>
                            </w:tcBorders>
                            <w:vAlign w:val="center"/>
                          </w:tcPr>
                          <w:p w14:paraId="2BFBDAB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40 W</w:t>
                            </w:r>
                          </w:p>
                        </w:tc>
                      </w:tr>
                      <w:tr w:rsidR="00D37444" w:rsidRPr="006A50CC" w14:paraId="6035EEF1" w14:textId="77777777">
                        <w:trPr>
                          <w:trHeight w:val="20"/>
                          <w:jc w:val="center"/>
                        </w:trPr>
                        <w:tc>
                          <w:tcPr>
                            <w:tcW w:w="0" w:type="auto"/>
                            <w:tcBorders>
                              <w:left w:val="nil"/>
                            </w:tcBorders>
                            <w:vAlign w:val="center"/>
                          </w:tcPr>
                          <w:p w14:paraId="2D54167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voltage</w:t>
                            </w:r>
                          </w:p>
                        </w:tc>
                        <w:tc>
                          <w:tcPr>
                            <w:tcW w:w="0" w:type="auto"/>
                            <w:vAlign w:val="center"/>
                          </w:tcPr>
                          <w:p w14:paraId="0DEF615A"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V</w:t>
                            </w:r>
                            <w:r w:rsidRPr="006A50CC">
                              <w:rPr>
                                <w:rFonts w:eastAsia="Yu Mincho"/>
                                <w:i/>
                                <w:iCs/>
                                <w:sz w:val="16"/>
                                <w:szCs w:val="16"/>
                                <w:vertAlign w:val="subscript"/>
                                <w:lang w:eastAsia="ja-JP"/>
                              </w:rPr>
                              <w:t>o</w:t>
                            </w:r>
                          </w:p>
                        </w:tc>
                        <w:tc>
                          <w:tcPr>
                            <w:tcW w:w="0" w:type="auto"/>
                            <w:tcBorders>
                              <w:right w:val="nil"/>
                            </w:tcBorders>
                            <w:vAlign w:val="center"/>
                          </w:tcPr>
                          <w:p w14:paraId="3376660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4</w:t>
                            </w:r>
                            <w:r w:rsidRPr="006A50CC">
                              <w:rPr>
                                <w:rFonts w:eastAsia="Yu Mincho"/>
                                <w:sz w:val="16"/>
                                <w:szCs w:val="16"/>
                                <w:lang w:eastAsia="ja-JP"/>
                              </w:rPr>
                              <w:t>8 V</w:t>
                            </w:r>
                          </w:p>
                        </w:tc>
                      </w:tr>
                      <w:tr w:rsidR="00D37444" w:rsidRPr="006A50CC" w14:paraId="7C2082A0" w14:textId="77777777">
                        <w:trPr>
                          <w:trHeight w:val="20"/>
                          <w:jc w:val="center"/>
                        </w:trPr>
                        <w:tc>
                          <w:tcPr>
                            <w:tcW w:w="0" w:type="auto"/>
                            <w:tcBorders>
                              <w:left w:val="nil"/>
                            </w:tcBorders>
                            <w:vAlign w:val="center"/>
                          </w:tcPr>
                          <w:p w14:paraId="101C74D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 frequency</w:t>
                            </w:r>
                          </w:p>
                        </w:tc>
                        <w:tc>
                          <w:tcPr>
                            <w:tcW w:w="0" w:type="auto"/>
                            <w:vAlign w:val="center"/>
                          </w:tcPr>
                          <w:p w14:paraId="2EB9FA33"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f</w:t>
                            </w:r>
                            <w:r w:rsidRPr="006A50CC">
                              <w:rPr>
                                <w:rFonts w:eastAsia="Yu Mincho"/>
                                <w:i/>
                                <w:iCs/>
                                <w:sz w:val="16"/>
                                <w:szCs w:val="16"/>
                                <w:vertAlign w:val="subscript"/>
                                <w:lang w:eastAsia="ja-JP"/>
                              </w:rPr>
                              <w:t>s</w:t>
                            </w:r>
                          </w:p>
                        </w:tc>
                        <w:tc>
                          <w:tcPr>
                            <w:tcW w:w="0" w:type="auto"/>
                            <w:tcBorders>
                              <w:right w:val="nil"/>
                            </w:tcBorders>
                            <w:vAlign w:val="center"/>
                          </w:tcPr>
                          <w:p w14:paraId="2FC03791"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kHz</w:t>
                            </w:r>
                          </w:p>
                        </w:tc>
                      </w:tr>
                      <w:tr w:rsidR="00D37444" w:rsidRPr="006A50CC" w14:paraId="0BA3B5C8" w14:textId="77777777">
                        <w:trPr>
                          <w:trHeight w:val="20"/>
                          <w:jc w:val="center"/>
                        </w:trPr>
                        <w:tc>
                          <w:tcPr>
                            <w:tcW w:w="0" w:type="auto"/>
                            <w:tcBorders>
                              <w:left w:val="nil"/>
                            </w:tcBorders>
                            <w:vAlign w:val="center"/>
                          </w:tcPr>
                          <w:p w14:paraId="064022D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B</w:t>
                            </w:r>
                            <w:r w:rsidRPr="006A50CC">
                              <w:rPr>
                                <w:rFonts w:eastAsia="Yu Mincho"/>
                                <w:sz w:val="16"/>
                                <w:szCs w:val="16"/>
                                <w:lang w:eastAsia="ja-JP"/>
                              </w:rPr>
                              <w:t>ridge diode</w:t>
                            </w:r>
                          </w:p>
                        </w:tc>
                        <w:tc>
                          <w:tcPr>
                            <w:tcW w:w="0" w:type="auto"/>
                            <w:vAlign w:val="center"/>
                          </w:tcPr>
                          <w:p w14:paraId="65868A78"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B</w:t>
                            </w:r>
                            <w:r w:rsidRPr="006A50CC">
                              <w:rPr>
                                <w:rFonts w:eastAsia="Yu Mincho"/>
                                <w:i/>
                                <w:iCs/>
                                <w:sz w:val="16"/>
                                <w:szCs w:val="16"/>
                                <w:lang w:eastAsia="ja-JP"/>
                              </w:rPr>
                              <w:t>D</w:t>
                            </w:r>
                          </w:p>
                        </w:tc>
                        <w:tc>
                          <w:tcPr>
                            <w:tcW w:w="0" w:type="auto"/>
                            <w:tcBorders>
                              <w:right w:val="nil"/>
                            </w:tcBorders>
                            <w:vAlign w:val="center"/>
                          </w:tcPr>
                          <w:p w14:paraId="757B060A" w14:textId="77777777" w:rsidR="00D37444" w:rsidRPr="006A50CC" w:rsidRDefault="00D37444" w:rsidP="00226E70">
                            <w:pPr>
                              <w:ind w:rightChars="-50" w:right="-100"/>
                              <w:jc w:val="center"/>
                              <w:rPr>
                                <w:rFonts w:eastAsia="Yu Mincho"/>
                                <w:sz w:val="16"/>
                                <w:szCs w:val="16"/>
                                <w:lang w:eastAsia="ja-JP"/>
                              </w:rPr>
                            </w:pPr>
                            <w:r w:rsidRPr="00726F1E">
                              <w:rPr>
                                <w:rFonts w:eastAsia="Yu Mincho" w:hint="eastAsia"/>
                                <w:sz w:val="16"/>
                                <w:szCs w:val="16"/>
                                <w:lang w:eastAsia="ja-JP"/>
                              </w:rPr>
                              <w:t>CD-DF408S</w:t>
                            </w:r>
                          </w:p>
                        </w:tc>
                      </w:tr>
                      <w:tr w:rsidR="00D37444" w:rsidRPr="006A50CC" w14:paraId="738BD1B9" w14:textId="77777777">
                        <w:trPr>
                          <w:trHeight w:val="20"/>
                          <w:jc w:val="center"/>
                        </w:trPr>
                        <w:tc>
                          <w:tcPr>
                            <w:tcW w:w="0" w:type="auto"/>
                            <w:tcBorders>
                              <w:left w:val="nil"/>
                            </w:tcBorders>
                            <w:vAlign w:val="center"/>
                          </w:tcPr>
                          <w:p w14:paraId="22816EC8"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I</w:t>
                            </w:r>
                            <w:r w:rsidRPr="006A50CC">
                              <w:rPr>
                                <w:rFonts w:eastAsia="Yu Mincho"/>
                                <w:sz w:val="16"/>
                                <w:szCs w:val="16"/>
                                <w:lang w:eastAsia="ja-JP"/>
                              </w:rPr>
                              <w:t>nput capacitor</w:t>
                            </w:r>
                          </w:p>
                        </w:tc>
                        <w:tc>
                          <w:tcPr>
                            <w:tcW w:w="0" w:type="auto"/>
                            <w:vAlign w:val="center"/>
                          </w:tcPr>
                          <w:p w14:paraId="5A83C02D"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C</w:t>
                            </w:r>
                            <w:r w:rsidRPr="006A50CC">
                              <w:rPr>
                                <w:rFonts w:eastAsia="Yu Mincho"/>
                                <w:i/>
                                <w:iCs/>
                                <w:sz w:val="16"/>
                                <w:szCs w:val="16"/>
                                <w:vertAlign w:val="subscript"/>
                                <w:lang w:eastAsia="ja-JP"/>
                              </w:rPr>
                              <w:t>in</w:t>
                            </w:r>
                          </w:p>
                        </w:tc>
                        <w:tc>
                          <w:tcPr>
                            <w:tcW w:w="0" w:type="auto"/>
                            <w:tcBorders>
                              <w:right w:val="nil"/>
                            </w:tcBorders>
                            <w:vAlign w:val="center"/>
                          </w:tcPr>
                          <w:p w14:paraId="0B70702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 xml:space="preserve"> </w:t>
                            </w:r>
                            <w:r w:rsidRPr="00ED5CDC">
                              <w:rPr>
                                <w:rFonts w:eastAsia="Yu Mincho"/>
                                <w:i/>
                                <w:iCs/>
                                <w:sz w:val="16"/>
                                <w:szCs w:val="16"/>
                                <w:lang w:eastAsia="ja-JP"/>
                              </w:rPr>
                              <w:t>μ</w:t>
                            </w:r>
                            <w:r w:rsidRPr="006A50CC">
                              <w:rPr>
                                <w:rFonts w:eastAsia="Yu Mincho" w:hint="eastAsia"/>
                                <w:sz w:val="16"/>
                                <w:szCs w:val="16"/>
                                <w:lang w:eastAsia="ja-JP"/>
                              </w:rPr>
                              <w:t>F</w:t>
                            </w:r>
                          </w:p>
                        </w:tc>
                      </w:tr>
                      <w:tr w:rsidR="00D37444" w:rsidRPr="006A50CC" w14:paraId="03DAE566" w14:textId="77777777">
                        <w:trPr>
                          <w:trHeight w:val="20"/>
                          <w:jc w:val="center"/>
                        </w:trPr>
                        <w:tc>
                          <w:tcPr>
                            <w:tcW w:w="0" w:type="auto"/>
                            <w:tcBorders>
                              <w:left w:val="nil"/>
                            </w:tcBorders>
                            <w:vAlign w:val="center"/>
                          </w:tcPr>
                          <w:p w14:paraId="55F9979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witch</w:t>
                            </w:r>
                          </w:p>
                        </w:tc>
                        <w:tc>
                          <w:tcPr>
                            <w:tcW w:w="0" w:type="auto"/>
                            <w:vAlign w:val="center"/>
                          </w:tcPr>
                          <w:p w14:paraId="6338B57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S</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S</w:t>
                            </w:r>
                            <w:r w:rsidRPr="006A50CC">
                              <w:rPr>
                                <w:rFonts w:eastAsia="Yu Mincho"/>
                                <w:sz w:val="16"/>
                                <w:szCs w:val="16"/>
                                <w:vertAlign w:val="subscript"/>
                                <w:lang w:eastAsia="ja-JP"/>
                              </w:rPr>
                              <w:t>2</w:t>
                            </w:r>
                          </w:p>
                        </w:tc>
                        <w:tc>
                          <w:tcPr>
                            <w:tcW w:w="0" w:type="auto"/>
                            <w:tcBorders>
                              <w:right w:val="nil"/>
                            </w:tcBorders>
                            <w:vAlign w:val="center"/>
                          </w:tcPr>
                          <w:p w14:paraId="1197B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TF15N80k5</w:t>
                            </w:r>
                          </w:p>
                        </w:tc>
                      </w:tr>
                      <w:tr w:rsidR="00D37444" w:rsidRPr="006A50CC" w14:paraId="643D1C45" w14:textId="77777777">
                        <w:trPr>
                          <w:trHeight w:val="20"/>
                          <w:jc w:val="center"/>
                        </w:trPr>
                        <w:tc>
                          <w:tcPr>
                            <w:tcW w:w="0" w:type="auto"/>
                            <w:tcBorders>
                              <w:left w:val="nil"/>
                            </w:tcBorders>
                            <w:vAlign w:val="center"/>
                          </w:tcPr>
                          <w:p w14:paraId="7F9F26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econdary diode</w:t>
                            </w:r>
                          </w:p>
                        </w:tc>
                        <w:tc>
                          <w:tcPr>
                            <w:tcW w:w="0" w:type="auto"/>
                            <w:vAlign w:val="center"/>
                          </w:tcPr>
                          <w:p w14:paraId="1797381C"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D</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sz w:val="16"/>
                                <w:szCs w:val="16"/>
                                <w:vertAlign w:val="subscript"/>
                                <w:lang w:eastAsia="ja-JP"/>
                              </w:rPr>
                              <w:t>2</w:t>
                            </w:r>
                          </w:p>
                        </w:tc>
                        <w:tc>
                          <w:tcPr>
                            <w:tcW w:w="0" w:type="auto"/>
                            <w:tcBorders>
                              <w:right w:val="nil"/>
                            </w:tcBorders>
                            <w:vAlign w:val="center"/>
                          </w:tcPr>
                          <w:p w14:paraId="1F503CE7"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TPSC30H12CWL</w:t>
                            </w:r>
                          </w:p>
                        </w:tc>
                      </w:tr>
                      <w:tr w:rsidR="00D37444" w:rsidRPr="006A50CC" w14:paraId="00C052A0" w14:textId="77777777">
                        <w:trPr>
                          <w:trHeight w:val="20"/>
                          <w:jc w:val="center"/>
                        </w:trPr>
                        <w:tc>
                          <w:tcPr>
                            <w:tcW w:w="0" w:type="auto"/>
                            <w:tcBorders>
                              <w:left w:val="nil"/>
                            </w:tcBorders>
                            <w:vAlign w:val="center"/>
                          </w:tcPr>
                          <w:p w14:paraId="17725F4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capacitor</w:t>
                            </w:r>
                          </w:p>
                        </w:tc>
                        <w:tc>
                          <w:tcPr>
                            <w:tcW w:w="0" w:type="auto"/>
                            <w:vAlign w:val="center"/>
                          </w:tcPr>
                          <w:p w14:paraId="19BEFDD1"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C</w:t>
                            </w:r>
                            <w:r w:rsidRPr="006A50CC">
                              <w:rPr>
                                <w:rFonts w:eastAsia="Yu Mincho"/>
                                <w:i/>
                                <w:iCs/>
                                <w:sz w:val="16"/>
                                <w:szCs w:val="16"/>
                                <w:vertAlign w:val="subscript"/>
                                <w:lang w:eastAsia="ja-JP"/>
                              </w:rPr>
                              <w:t>o</w:t>
                            </w:r>
                          </w:p>
                        </w:tc>
                        <w:tc>
                          <w:tcPr>
                            <w:tcW w:w="0" w:type="auto"/>
                            <w:tcBorders>
                              <w:right w:val="nil"/>
                            </w:tcBorders>
                            <w:vAlign w:val="center"/>
                          </w:tcPr>
                          <w:p w14:paraId="4F1C0388"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2 x 1 mF (parallel)</w:t>
                            </w:r>
                          </w:p>
                        </w:tc>
                      </w:tr>
                      <w:tr w:rsidR="00D37444" w:rsidRPr="006A50CC" w14:paraId="10ADAE10" w14:textId="77777777">
                        <w:trPr>
                          <w:trHeight w:val="20"/>
                          <w:jc w:val="center"/>
                        </w:trPr>
                        <w:tc>
                          <w:tcPr>
                            <w:tcW w:w="0" w:type="auto"/>
                            <w:tcBorders>
                              <w:left w:val="nil"/>
                            </w:tcBorders>
                            <w:vAlign w:val="center"/>
                          </w:tcPr>
                          <w:p w14:paraId="6D2E6BE9"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capacitor</w:t>
                            </w:r>
                          </w:p>
                        </w:tc>
                        <w:tc>
                          <w:tcPr>
                            <w:tcW w:w="0" w:type="auto"/>
                            <w:vAlign w:val="center"/>
                          </w:tcPr>
                          <w:p w14:paraId="28EEB4C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89AAB62"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.2 nF</w:t>
                            </w:r>
                          </w:p>
                        </w:tc>
                      </w:tr>
                      <w:tr w:rsidR="00D37444" w:rsidRPr="006A50CC" w14:paraId="6C9F62A0" w14:textId="77777777">
                        <w:trPr>
                          <w:trHeight w:val="20"/>
                          <w:jc w:val="center"/>
                        </w:trPr>
                        <w:tc>
                          <w:tcPr>
                            <w:tcW w:w="0" w:type="auto"/>
                            <w:tcBorders>
                              <w:left w:val="nil"/>
                            </w:tcBorders>
                            <w:vAlign w:val="center"/>
                          </w:tcPr>
                          <w:p w14:paraId="71FB5F05"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resistor</w:t>
                            </w:r>
                          </w:p>
                        </w:tc>
                        <w:tc>
                          <w:tcPr>
                            <w:tcW w:w="0" w:type="auto"/>
                            <w:vAlign w:val="center"/>
                          </w:tcPr>
                          <w:p w14:paraId="53794065"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DA84D0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3</w:t>
                            </w:r>
                            <w:r w:rsidRPr="006A50CC">
                              <w:rPr>
                                <w:rFonts w:eastAsia="Yu Mincho"/>
                                <w:sz w:val="16"/>
                                <w:szCs w:val="16"/>
                                <w:lang w:eastAsia="ja-JP"/>
                              </w:rPr>
                              <w:t>0 kΩ</w:t>
                            </w:r>
                          </w:p>
                        </w:tc>
                      </w:tr>
                      <w:tr w:rsidR="00D37444" w:rsidRPr="006A50CC" w14:paraId="47C068A0" w14:textId="77777777">
                        <w:trPr>
                          <w:trHeight w:val="20"/>
                          <w:jc w:val="center"/>
                        </w:trPr>
                        <w:tc>
                          <w:tcPr>
                            <w:tcW w:w="0" w:type="auto"/>
                            <w:tcBorders>
                              <w:left w:val="nil"/>
                              <w:bottom w:val="double" w:sz="4" w:space="0" w:color="auto"/>
                            </w:tcBorders>
                            <w:vAlign w:val="center"/>
                          </w:tcPr>
                          <w:p w14:paraId="39977BC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diode</w:t>
                            </w:r>
                          </w:p>
                        </w:tc>
                        <w:tc>
                          <w:tcPr>
                            <w:tcW w:w="0" w:type="auto"/>
                            <w:tcBorders>
                              <w:bottom w:val="double" w:sz="4" w:space="0" w:color="auto"/>
                            </w:tcBorders>
                            <w:vAlign w:val="center"/>
                          </w:tcPr>
                          <w:p w14:paraId="037356AF"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bottom w:val="double" w:sz="4" w:space="0" w:color="auto"/>
                              <w:right w:val="nil"/>
                            </w:tcBorders>
                            <w:vAlign w:val="center"/>
                          </w:tcPr>
                          <w:p w14:paraId="7AD13A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V</w:t>
                            </w:r>
                            <w:r w:rsidRPr="006A50CC">
                              <w:rPr>
                                <w:rFonts w:eastAsia="Yu Mincho"/>
                                <w:sz w:val="16"/>
                                <w:szCs w:val="16"/>
                                <w:lang w:eastAsia="ja-JP"/>
                              </w:rPr>
                              <w:t>S-E7MH0112-M3/I</w:t>
                            </w:r>
                          </w:p>
                        </w:tc>
                      </w:tr>
                    </w:tbl>
                    <w:p w14:paraId="3B7A9286" w14:textId="77777777" w:rsidR="00D37444" w:rsidRDefault="00D37444" w:rsidP="00D37444">
                      <w:pPr>
                        <w:ind w:leftChars="-50" w:left="-100" w:rightChars="-50" w:right="-100"/>
                        <w:rPr>
                          <w:sz w:val="16"/>
                          <w:szCs w:val="16"/>
                          <w:lang w:eastAsia="ja-JP"/>
                        </w:rPr>
                      </w:pPr>
                    </w:p>
                    <w:p w14:paraId="6853F4B2" w14:textId="7224E6D6" w:rsidR="00D37444" w:rsidRPr="00C954E4" w:rsidRDefault="00D37444" w:rsidP="00D37444">
                      <w:pPr>
                        <w:pStyle w:val="tablehead"/>
                        <w:numPr>
                          <w:ilvl w:val="0"/>
                          <w:numId w:val="0"/>
                        </w:numPr>
                        <w:spacing w:before="0"/>
                      </w:pPr>
                      <w:r w:rsidRPr="00C954E4">
                        <w:t xml:space="preserve">Table </w:t>
                      </w:r>
                      <w:r>
                        <w:t>V</w:t>
                      </w:r>
                      <w:r w:rsidR="00A60788">
                        <w:t>II</w:t>
                      </w:r>
                      <w:r>
                        <w:br/>
                      </w:r>
                      <w:r w:rsidRPr="00C954E4">
                        <w:t>Prototype integrated transformer specifications</w:t>
                      </w:r>
                    </w:p>
                    <w:tbl>
                      <w:tblPr>
                        <w:tblStyle w:val="TableGrid"/>
                        <w:tblW w:w="4755" w:type="pct"/>
                        <w:jc w:val="center"/>
                        <w:tblCellMar>
                          <w:left w:w="0" w:type="dxa"/>
                        </w:tblCellMar>
                        <w:tblLook w:val="04A0" w:firstRow="1" w:lastRow="0" w:firstColumn="1" w:lastColumn="0" w:noHBand="0" w:noVBand="1"/>
                      </w:tblPr>
                      <w:tblGrid>
                        <w:gridCol w:w="2637"/>
                        <w:gridCol w:w="806"/>
                        <w:gridCol w:w="1090"/>
                      </w:tblGrid>
                      <w:tr w:rsidR="00D37444" w:rsidRPr="00C954E4" w14:paraId="0EFA8E35" w14:textId="77777777">
                        <w:trPr>
                          <w:trHeight w:val="20"/>
                          <w:jc w:val="center"/>
                        </w:trPr>
                        <w:tc>
                          <w:tcPr>
                            <w:tcW w:w="2909" w:type="pct"/>
                            <w:tcBorders>
                              <w:top w:val="double" w:sz="4" w:space="0" w:color="auto"/>
                              <w:left w:val="nil"/>
                              <w:bottom w:val="single" w:sz="4" w:space="0" w:color="auto"/>
                              <w:right w:val="single" w:sz="4" w:space="0" w:color="auto"/>
                            </w:tcBorders>
                            <w:vAlign w:val="center"/>
                          </w:tcPr>
                          <w:p w14:paraId="77DF3E95"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I</w:t>
                            </w:r>
                            <w:r w:rsidRPr="00C954E4">
                              <w:rPr>
                                <w:b/>
                                <w:bCs/>
                                <w:sz w:val="16"/>
                                <w:szCs w:val="16"/>
                                <w:lang w:eastAsia="ja-JP"/>
                              </w:rPr>
                              <w:t>tem</w:t>
                            </w:r>
                          </w:p>
                        </w:tc>
                        <w:tc>
                          <w:tcPr>
                            <w:tcW w:w="889" w:type="pct"/>
                            <w:tcBorders>
                              <w:top w:val="double" w:sz="4" w:space="0" w:color="auto"/>
                              <w:left w:val="single" w:sz="4" w:space="0" w:color="auto"/>
                            </w:tcBorders>
                            <w:vAlign w:val="center"/>
                          </w:tcPr>
                          <w:p w14:paraId="4A70C5E0"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S</w:t>
                            </w:r>
                            <w:r w:rsidRPr="00C954E4">
                              <w:rPr>
                                <w:b/>
                                <w:bCs/>
                                <w:sz w:val="16"/>
                                <w:szCs w:val="16"/>
                                <w:lang w:eastAsia="ja-JP"/>
                              </w:rPr>
                              <w:t>ymbol</w:t>
                            </w:r>
                          </w:p>
                        </w:tc>
                        <w:tc>
                          <w:tcPr>
                            <w:tcW w:w="1202" w:type="pct"/>
                            <w:tcBorders>
                              <w:top w:val="double" w:sz="4" w:space="0" w:color="auto"/>
                              <w:right w:val="nil"/>
                            </w:tcBorders>
                            <w:vAlign w:val="center"/>
                          </w:tcPr>
                          <w:p w14:paraId="63640401"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V</w:t>
                            </w:r>
                            <w:r w:rsidRPr="00C954E4">
                              <w:rPr>
                                <w:b/>
                                <w:bCs/>
                                <w:sz w:val="16"/>
                                <w:szCs w:val="16"/>
                                <w:lang w:eastAsia="ja-JP"/>
                              </w:rPr>
                              <w:t>alue</w:t>
                            </w:r>
                          </w:p>
                        </w:tc>
                      </w:tr>
                      <w:tr w:rsidR="00D37444" w:rsidRPr="00C954E4" w14:paraId="1C120632" w14:textId="77777777">
                        <w:trPr>
                          <w:trHeight w:val="20"/>
                          <w:jc w:val="center"/>
                        </w:trPr>
                        <w:tc>
                          <w:tcPr>
                            <w:tcW w:w="2909" w:type="pct"/>
                            <w:tcBorders>
                              <w:top w:val="single" w:sz="4" w:space="0" w:color="auto"/>
                              <w:left w:val="nil"/>
                            </w:tcBorders>
                            <w:vAlign w:val="center"/>
                          </w:tcPr>
                          <w:p w14:paraId="3D2E33B0" w14:textId="77777777" w:rsidR="00D37444" w:rsidRPr="00C954E4" w:rsidRDefault="00D37444" w:rsidP="00226E70">
                            <w:pPr>
                              <w:ind w:rightChars="-50" w:right="-100"/>
                              <w:jc w:val="center"/>
                              <w:rPr>
                                <w:sz w:val="16"/>
                                <w:szCs w:val="16"/>
                                <w:lang w:eastAsia="ja-JP"/>
                              </w:rPr>
                            </w:pPr>
                            <w:r w:rsidRPr="00C954E4">
                              <w:rPr>
                                <w:sz w:val="16"/>
                                <w:szCs w:val="16"/>
                                <w:lang w:eastAsia="ja-JP"/>
                              </w:rPr>
                              <w:t>Mag. inductance (Target)</w:t>
                            </w:r>
                          </w:p>
                        </w:tc>
                        <w:tc>
                          <w:tcPr>
                            <w:tcW w:w="889" w:type="pct"/>
                            <w:vAlign w:val="center"/>
                          </w:tcPr>
                          <w:p w14:paraId="3081B5C3" w14:textId="77777777" w:rsidR="00D37444" w:rsidRPr="00C954E4" w:rsidRDefault="00D37444" w:rsidP="00226E70">
                            <w:pPr>
                              <w:ind w:rightChars="-50" w:right="-100"/>
                              <w:jc w:val="center"/>
                              <w:rPr>
                                <w:i/>
                                <w:iCs/>
                                <w:sz w:val="16"/>
                                <w:szCs w:val="16"/>
                                <w:lang w:eastAsia="ja-JP"/>
                              </w:rPr>
                            </w:pPr>
                            <w:r w:rsidRPr="00C954E4">
                              <w:rPr>
                                <w:i/>
                                <w:iCs/>
                                <w:sz w:val="16"/>
                                <w:szCs w:val="16"/>
                                <w:lang w:eastAsia="ja-JP"/>
                              </w:rPr>
                              <w:t>L</w:t>
                            </w:r>
                            <w:r w:rsidRPr="00C954E4">
                              <w:rPr>
                                <w:i/>
                                <w:iCs/>
                                <w:sz w:val="16"/>
                                <w:szCs w:val="16"/>
                                <w:vertAlign w:val="subscript"/>
                                <w:lang w:eastAsia="ja-JP"/>
                              </w:rPr>
                              <w:t>m</w:t>
                            </w:r>
                          </w:p>
                        </w:tc>
                        <w:tc>
                          <w:tcPr>
                            <w:tcW w:w="1202" w:type="pct"/>
                            <w:tcBorders>
                              <w:right w:val="nil"/>
                            </w:tcBorders>
                            <w:vAlign w:val="center"/>
                          </w:tcPr>
                          <w:p w14:paraId="7B26D6F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8</w:t>
                            </w:r>
                            <w:r w:rsidRPr="00C954E4">
                              <w:rPr>
                                <w:sz w:val="16"/>
                                <w:szCs w:val="16"/>
                                <w:lang w:eastAsia="ja-JP"/>
                              </w:rPr>
                              <w:t xml:space="preserve">2.8 </w:t>
                            </w:r>
                            <w:r w:rsidRPr="00C954E4">
                              <w:rPr>
                                <w:i/>
                                <w:iCs/>
                                <w:sz w:val="16"/>
                                <w:szCs w:val="16"/>
                                <w:lang w:eastAsia="ja-JP"/>
                              </w:rPr>
                              <w:t>μ</w:t>
                            </w:r>
                            <w:r w:rsidRPr="00C954E4">
                              <w:rPr>
                                <w:rFonts w:hint="eastAsia"/>
                                <w:sz w:val="16"/>
                                <w:szCs w:val="16"/>
                                <w:lang w:eastAsia="ja-JP"/>
                              </w:rPr>
                              <w:t>H</w:t>
                            </w:r>
                          </w:p>
                        </w:tc>
                      </w:tr>
                      <w:tr w:rsidR="00D37444" w:rsidRPr="00C954E4" w14:paraId="6A37951E" w14:textId="77777777">
                        <w:trPr>
                          <w:trHeight w:val="20"/>
                          <w:jc w:val="center"/>
                        </w:trPr>
                        <w:tc>
                          <w:tcPr>
                            <w:tcW w:w="2909" w:type="pct"/>
                            <w:tcBorders>
                              <w:left w:val="nil"/>
                            </w:tcBorders>
                            <w:vAlign w:val="center"/>
                          </w:tcPr>
                          <w:p w14:paraId="7A8469D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12</w:t>
                            </w:r>
                          </w:p>
                        </w:tc>
                        <w:tc>
                          <w:tcPr>
                            <w:tcW w:w="889" w:type="pct"/>
                            <w:vAlign w:val="center"/>
                          </w:tcPr>
                          <w:p w14:paraId="44DCD6A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1</w:t>
                            </w:r>
                          </w:p>
                        </w:tc>
                        <w:tc>
                          <w:tcPr>
                            <w:tcW w:w="1202" w:type="pct"/>
                            <w:tcBorders>
                              <w:right w:val="nil"/>
                            </w:tcBorders>
                            <w:vAlign w:val="center"/>
                          </w:tcPr>
                          <w:p w14:paraId="6723F9EB" w14:textId="77777777" w:rsidR="00D37444" w:rsidRPr="00C954E4" w:rsidRDefault="00D37444" w:rsidP="00226E70">
                            <w:pPr>
                              <w:ind w:rightChars="-50" w:right="-100"/>
                              <w:jc w:val="center"/>
                              <w:rPr>
                                <w:sz w:val="16"/>
                                <w:szCs w:val="16"/>
                                <w:lang w:eastAsia="ja-JP"/>
                              </w:rPr>
                            </w:pPr>
                            <w:r>
                              <w:rPr>
                                <w:sz w:val="16"/>
                                <w:szCs w:val="16"/>
                                <w:lang w:eastAsia="ja-JP"/>
                              </w:rPr>
                              <w:t>86.1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47700537" w14:textId="77777777">
                        <w:trPr>
                          <w:trHeight w:val="20"/>
                          <w:jc w:val="center"/>
                        </w:trPr>
                        <w:tc>
                          <w:tcPr>
                            <w:tcW w:w="2909" w:type="pct"/>
                            <w:tcBorders>
                              <w:left w:val="nil"/>
                            </w:tcBorders>
                            <w:vAlign w:val="center"/>
                          </w:tcPr>
                          <w:p w14:paraId="71609D8D"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56</w:t>
                            </w:r>
                          </w:p>
                        </w:tc>
                        <w:tc>
                          <w:tcPr>
                            <w:tcW w:w="889" w:type="pct"/>
                            <w:vAlign w:val="center"/>
                          </w:tcPr>
                          <w:p w14:paraId="22891B84" w14:textId="77777777" w:rsidR="00D37444" w:rsidRPr="00C954E4" w:rsidRDefault="00D37444" w:rsidP="00226E70">
                            <w:pPr>
                              <w:ind w:rightChars="-50" w:right="-100"/>
                              <w:jc w:val="center"/>
                              <w:rPr>
                                <w:sz w:val="16"/>
                                <w:szCs w:val="16"/>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2</w:t>
                            </w:r>
                          </w:p>
                        </w:tc>
                        <w:tc>
                          <w:tcPr>
                            <w:tcW w:w="1202" w:type="pct"/>
                            <w:tcBorders>
                              <w:right w:val="nil"/>
                            </w:tcBorders>
                            <w:vAlign w:val="center"/>
                          </w:tcPr>
                          <w:p w14:paraId="00F16302" w14:textId="77777777" w:rsidR="00D37444" w:rsidRPr="00C954E4" w:rsidRDefault="00D37444" w:rsidP="00226E70">
                            <w:pPr>
                              <w:ind w:rightChars="-50" w:right="-100"/>
                              <w:jc w:val="center"/>
                              <w:rPr>
                                <w:sz w:val="16"/>
                                <w:szCs w:val="16"/>
                                <w:lang w:eastAsia="ja-JP"/>
                              </w:rPr>
                            </w:pPr>
                            <w:r>
                              <w:rPr>
                                <w:sz w:val="16"/>
                                <w:szCs w:val="16"/>
                                <w:lang w:eastAsia="ja-JP"/>
                              </w:rPr>
                              <w:t>75.1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1F45A76D" w14:textId="77777777">
                        <w:trPr>
                          <w:trHeight w:val="20"/>
                          <w:jc w:val="center"/>
                        </w:trPr>
                        <w:tc>
                          <w:tcPr>
                            <w:tcW w:w="2909" w:type="pct"/>
                            <w:tcBorders>
                              <w:left w:val="nil"/>
                            </w:tcBorders>
                            <w:vAlign w:val="center"/>
                          </w:tcPr>
                          <w:p w14:paraId="2F84DF62"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T</w:t>
                            </w:r>
                            <w:r w:rsidRPr="00C954E4">
                              <w:rPr>
                                <w:sz w:val="16"/>
                                <w:szCs w:val="16"/>
                                <w:lang w:eastAsia="ja-JP"/>
                              </w:rPr>
                              <w:t>urn ratio</w:t>
                            </w:r>
                          </w:p>
                        </w:tc>
                        <w:tc>
                          <w:tcPr>
                            <w:tcW w:w="889" w:type="pct"/>
                            <w:vAlign w:val="center"/>
                          </w:tcPr>
                          <w:p w14:paraId="177A6DB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p>
                        </w:tc>
                        <w:tc>
                          <w:tcPr>
                            <w:tcW w:w="1202" w:type="pct"/>
                            <w:tcBorders>
                              <w:right w:val="nil"/>
                            </w:tcBorders>
                            <w:vAlign w:val="center"/>
                          </w:tcPr>
                          <w:p w14:paraId="4ED011B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3</w:t>
                            </w:r>
                          </w:p>
                        </w:tc>
                      </w:tr>
                      <w:tr w:rsidR="00D37444" w:rsidRPr="00C954E4" w14:paraId="6C5FCFF3" w14:textId="77777777">
                        <w:trPr>
                          <w:trHeight w:val="20"/>
                          <w:jc w:val="center"/>
                        </w:trPr>
                        <w:tc>
                          <w:tcPr>
                            <w:tcW w:w="2909" w:type="pct"/>
                            <w:tcBorders>
                              <w:left w:val="nil"/>
                            </w:tcBorders>
                            <w:vAlign w:val="center"/>
                          </w:tcPr>
                          <w:p w14:paraId="4E34CEAC"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agnetic core</w:t>
                            </w:r>
                          </w:p>
                        </w:tc>
                        <w:tc>
                          <w:tcPr>
                            <w:tcW w:w="889" w:type="pct"/>
                            <w:vAlign w:val="center"/>
                          </w:tcPr>
                          <w:p w14:paraId="5AE980AA"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T</w:t>
                            </w:r>
                          </w:p>
                        </w:tc>
                        <w:tc>
                          <w:tcPr>
                            <w:tcW w:w="1202" w:type="pct"/>
                            <w:tcBorders>
                              <w:right w:val="nil"/>
                            </w:tcBorders>
                            <w:vAlign w:val="center"/>
                          </w:tcPr>
                          <w:p w14:paraId="4AF9CDF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O</w:t>
                            </w:r>
                            <w:r w:rsidRPr="00C954E4">
                              <w:rPr>
                                <w:sz w:val="16"/>
                                <w:szCs w:val="16"/>
                                <w:lang w:eastAsia="ja-JP"/>
                              </w:rPr>
                              <w:t>P44721EC</w:t>
                            </w:r>
                          </w:p>
                        </w:tc>
                      </w:tr>
                      <w:tr w:rsidR="00D37444" w:rsidRPr="00C954E4" w14:paraId="0F9E6F73" w14:textId="77777777">
                        <w:trPr>
                          <w:trHeight w:val="20"/>
                          <w:jc w:val="center"/>
                        </w:trPr>
                        <w:tc>
                          <w:tcPr>
                            <w:tcW w:w="2909" w:type="pct"/>
                            <w:vMerge w:val="restart"/>
                            <w:tcBorders>
                              <w:left w:val="nil"/>
                            </w:tcBorders>
                            <w:vAlign w:val="center"/>
                          </w:tcPr>
                          <w:p w14:paraId="32B99F3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N</w:t>
                            </w:r>
                            <w:r w:rsidRPr="00C954E4">
                              <w:rPr>
                                <w:sz w:val="16"/>
                                <w:szCs w:val="16"/>
                                <w:lang w:eastAsia="ja-JP"/>
                              </w:rPr>
                              <w:t>umber of turns</w:t>
                            </w:r>
                          </w:p>
                        </w:tc>
                        <w:tc>
                          <w:tcPr>
                            <w:tcW w:w="889" w:type="pct"/>
                            <w:vAlign w:val="center"/>
                          </w:tcPr>
                          <w:p w14:paraId="161D6689" w14:textId="77777777" w:rsidR="00D37444" w:rsidRPr="008332E8" w:rsidRDefault="00D37444" w:rsidP="00226E70">
                            <w:pPr>
                              <w:ind w:rightChars="-50" w:right="-100"/>
                              <w:jc w:val="center"/>
                              <w:rPr>
                                <w:i/>
                                <w:iCs/>
                                <w:sz w:val="16"/>
                                <w:szCs w:val="16"/>
                                <w:vertAlign w:val="subscript"/>
                                <w:lang w:eastAsia="ja-JP"/>
                              </w:rPr>
                            </w:pPr>
                            <w:r w:rsidRPr="00C954E4">
                              <w:rPr>
                                <w:i/>
                                <w:iCs/>
                                <w:sz w:val="16"/>
                                <w:szCs w:val="16"/>
                                <w:lang w:eastAsia="ja-JP"/>
                              </w:rPr>
                              <w:t>N</w:t>
                            </w:r>
                            <w:r w:rsidRPr="00C954E4">
                              <w:rPr>
                                <w:sz w:val="16"/>
                                <w:szCs w:val="16"/>
                                <w:vertAlign w:val="subscript"/>
                                <w:lang w:eastAsia="ja-JP"/>
                              </w:rPr>
                              <w:t>12</w:t>
                            </w:r>
                            <w:r>
                              <w:rPr>
                                <w:sz w:val="16"/>
                                <w:szCs w:val="16"/>
                                <w:vertAlign w:val="subscript"/>
                                <w:lang w:eastAsia="ja-JP"/>
                              </w:rPr>
                              <w:t xml:space="preserve"> </w:t>
                            </w:r>
                            <w:r w:rsidRPr="00372114">
                              <w:rPr>
                                <w:sz w:val="16"/>
                                <w:szCs w:val="16"/>
                                <w:lang w:eastAsia="ja-JP"/>
                              </w:rPr>
                              <w:t>:</w:t>
                            </w:r>
                            <w:r>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1202" w:type="pct"/>
                            <w:tcBorders>
                              <w:right w:val="nil"/>
                            </w:tcBorders>
                            <w:vAlign w:val="center"/>
                          </w:tcPr>
                          <w:p w14:paraId="00F344A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2</w:t>
                            </w:r>
                            <w:r w:rsidRPr="00C954E4">
                              <w:rPr>
                                <w:sz w:val="16"/>
                                <w:szCs w:val="16"/>
                                <w:lang w:eastAsia="ja-JP"/>
                              </w:rPr>
                              <w:t>4</w:t>
                            </w:r>
                            <w:r>
                              <w:rPr>
                                <w:rFonts w:hint="eastAsia"/>
                                <w:sz w:val="16"/>
                                <w:szCs w:val="16"/>
                                <w:lang w:eastAsia="ja-JP"/>
                              </w:rPr>
                              <w:t xml:space="preserve"> : 8</w:t>
                            </w:r>
                          </w:p>
                        </w:tc>
                      </w:tr>
                      <w:tr w:rsidR="00D37444" w:rsidRPr="00C954E4" w14:paraId="0F0F0557" w14:textId="77777777">
                        <w:trPr>
                          <w:trHeight w:val="20"/>
                          <w:jc w:val="center"/>
                        </w:trPr>
                        <w:tc>
                          <w:tcPr>
                            <w:tcW w:w="2909" w:type="pct"/>
                            <w:vMerge/>
                            <w:tcBorders>
                              <w:left w:val="nil"/>
                            </w:tcBorders>
                            <w:vAlign w:val="center"/>
                          </w:tcPr>
                          <w:p w14:paraId="4C265702" w14:textId="77777777" w:rsidR="00D37444" w:rsidRPr="00C954E4" w:rsidRDefault="00D37444" w:rsidP="00226E70">
                            <w:pPr>
                              <w:ind w:rightChars="-50" w:right="-100"/>
                              <w:jc w:val="center"/>
                              <w:rPr>
                                <w:sz w:val="16"/>
                                <w:szCs w:val="16"/>
                                <w:lang w:eastAsia="ja-JP"/>
                              </w:rPr>
                            </w:pPr>
                          </w:p>
                        </w:tc>
                        <w:tc>
                          <w:tcPr>
                            <w:tcW w:w="889" w:type="pct"/>
                            <w:vAlign w:val="center"/>
                          </w:tcPr>
                          <w:p w14:paraId="75E4D0F6"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r>
                              <w:rPr>
                                <w:sz w:val="16"/>
                                <w:szCs w:val="16"/>
                                <w:vertAlign w:val="subscript"/>
                                <w:lang w:eastAsia="ja-JP"/>
                              </w:rPr>
                              <w:t xml:space="preserve">56 </w:t>
                            </w:r>
                            <w:r w:rsidRPr="00372114">
                              <w:rPr>
                                <w:sz w:val="16"/>
                                <w:szCs w:val="16"/>
                                <w:lang w:eastAsia="ja-JP"/>
                              </w:rPr>
                              <w:t>:</w:t>
                            </w:r>
                            <w:r>
                              <w:rPr>
                                <w:sz w:val="16"/>
                                <w:szCs w:val="16"/>
                                <w:lang w:eastAsia="ja-JP"/>
                              </w:rPr>
                              <w:t xml:space="preserve"> </w:t>
                            </w:r>
                            <w:r w:rsidRPr="00C954E4">
                              <w:rPr>
                                <w:i/>
                                <w:iCs/>
                                <w:sz w:val="16"/>
                                <w:szCs w:val="16"/>
                                <w:lang w:eastAsia="ja-JP"/>
                              </w:rPr>
                              <w:t>N</w:t>
                            </w:r>
                            <w:r>
                              <w:rPr>
                                <w:sz w:val="16"/>
                                <w:szCs w:val="16"/>
                                <w:vertAlign w:val="subscript"/>
                                <w:lang w:eastAsia="ja-JP"/>
                              </w:rPr>
                              <w:t>78</w:t>
                            </w:r>
                          </w:p>
                        </w:tc>
                        <w:tc>
                          <w:tcPr>
                            <w:tcW w:w="1202" w:type="pct"/>
                            <w:tcBorders>
                              <w:right w:val="nil"/>
                            </w:tcBorders>
                            <w:vAlign w:val="center"/>
                          </w:tcPr>
                          <w:p w14:paraId="66315ECE" w14:textId="77777777" w:rsidR="00D37444" w:rsidRPr="00C954E4" w:rsidRDefault="00D37444" w:rsidP="00226E70">
                            <w:pPr>
                              <w:ind w:rightChars="-50" w:right="-100"/>
                              <w:jc w:val="center"/>
                              <w:rPr>
                                <w:sz w:val="16"/>
                                <w:szCs w:val="16"/>
                                <w:lang w:eastAsia="ja-JP"/>
                              </w:rPr>
                            </w:pPr>
                            <w:r>
                              <w:rPr>
                                <w:rFonts w:hint="eastAsia"/>
                                <w:sz w:val="16"/>
                                <w:szCs w:val="16"/>
                                <w:lang w:eastAsia="ja-JP"/>
                              </w:rPr>
                              <w:t>15 : 5</w:t>
                            </w:r>
                          </w:p>
                        </w:tc>
                      </w:tr>
                      <w:tr w:rsidR="00D37444" w:rsidRPr="00C954E4" w14:paraId="2761CF57" w14:textId="77777777">
                        <w:trPr>
                          <w:trHeight w:val="20"/>
                          <w:jc w:val="center"/>
                        </w:trPr>
                        <w:tc>
                          <w:tcPr>
                            <w:tcW w:w="2909" w:type="pct"/>
                            <w:tcBorders>
                              <w:left w:val="nil"/>
                            </w:tcBorders>
                            <w:vAlign w:val="center"/>
                          </w:tcPr>
                          <w:p w14:paraId="4E4CA1C9" w14:textId="77777777" w:rsidR="00D37444" w:rsidRPr="00C954E4" w:rsidRDefault="00D37444" w:rsidP="00226E70">
                            <w:pPr>
                              <w:ind w:rightChars="-50" w:right="-100"/>
                              <w:jc w:val="center"/>
                              <w:rPr>
                                <w:sz w:val="16"/>
                                <w:szCs w:val="16"/>
                                <w:lang w:eastAsia="ja-JP"/>
                              </w:rPr>
                            </w:pPr>
                            <w:r w:rsidRPr="00C954E4">
                              <w:rPr>
                                <w:sz w:val="16"/>
                                <w:szCs w:val="16"/>
                                <w:lang w:eastAsia="ja-JP"/>
                              </w:rPr>
                              <w:t>Center Leg Air Gap</w:t>
                            </w:r>
                          </w:p>
                        </w:tc>
                        <w:tc>
                          <w:tcPr>
                            <w:tcW w:w="889" w:type="pct"/>
                            <w:vAlign w:val="center"/>
                          </w:tcPr>
                          <w:p w14:paraId="6CE78B49"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l</w:t>
                            </w:r>
                            <w:r w:rsidRPr="00C954E4">
                              <w:rPr>
                                <w:i/>
                                <w:iCs/>
                                <w:sz w:val="16"/>
                                <w:szCs w:val="16"/>
                                <w:vertAlign w:val="subscript"/>
                                <w:lang w:eastAsia="ja-JP"/>
                              </w:rPr>
                              <w:t>gc</w:t>
                            </w:r>
                          </w:p>
                        </w:tc>
                        <w:tc>
                          <w:tcPr>
                            <w:tcW w:w="1202" w:type="pct"/>
                            <w:tcBorders>
                              <w:right w:val="nil"/>
                            </w:tcBorders>
                            <w:vAlign w:val="center"/>
                          </w:tcPr>
                          <w:p w14:paraId="09D7659C"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.650</w:t>
                            </w:r>
                            <w:r w:rsidRPr="00C954E4">
                              <w:rPr>
                                <w:sz w:val="16"/>
                                <w:szCs w:val="16"/>
                                <w:lang w:eastAsia="ja-JP"/>
                              </w:rPr>
                              <w:t xml:space="preserve"> mm</w:t>
                            </w:r>
                          </w:p>
                        </w:tc>
                      </w:tr>
                      <w:tr w:rsidR="00D37444" w:rsidRPr="00C954E4" w14:paraId="6AADD6C6" w14:textId="77777777">
                        <w:trPr>
                          <w:trHeight w:val="20"/>
                          <w:jc w:val="center"/>
                        </w:trPr>
                        <w:tc>
                          <w:tcPr>
                            <w:tcW w:w="2909" w:type="pct"/>
                            <w:tcBorders>
                              <w:left w:val="nil"/>
                            </w:tcBorders>
                            <w:vAlign w:val="center"/>
                          </w:tcPr>
                          <w:p w14:paraId="6E5C02E3" w14:textId="77777777" w:rsidR="00D37444" w:rsidRPr="00C954E4" w:rsidRDefault="00D37444" w:rsidP="00226E70">
                            <w:pPr>
                              <w:ind w:rightChars="-50" w:right="-100"/>
                              <w:jc w:val="center"/>
                              <w:rPr>
                                <w:sz w:val="16"/>
                                <w:szCs w:val="16"/>
                                <w:lang w:eastAsia="ja-JP"/>
                              </w:rPr>
                            </w:pPr>
                            <w:r w:rsidRPr="00C954E4">
                              <w:rPr>
                                <w:sz w:val="16"/>
                                <w:szCs w:val="16"/>
                                <w:lang w:eastAsia="ja-JP"/>
                              </w:rPr>
                              <w:t>Outer Leg Air Gap</w:t>
                            </w:r>
                          </w:p>
                        </w:tc>
                        <w:tc>
                          <w:tcPr>
                            <w:tcW w:w="889" w:type="pct"/>
                            <w:vAlign w:val="center"/>
                          </w:tcPr>
                          <w:p w14:paraId="5AE7A6D7"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l</w:t>
                            </w:r>
                            <w:r w:rsidRPr="00C954E4">
                              <w:rPr>
                                <w:i/>
                                <w:iCs/>
                                <w:sz w:val="16"/>
                                <w:szCs w:val="16"/>
                                <w:vertAlign w:val="subscript"/>
                                <w:lang w:eastAsia="ja-JP"/>
                              </w:rPr>
                              <w:t>go</w:t>
                            </w:r>
                          </w:p>
                        </w:tc>
                        <w:tc>
                          <w:tcPr>
                            <w:tcW w:w="1202" w:type="pct"/>
                            <w:tcBorders>
                              <w:right w:val="nil"/>
                            </w:tcBorders>
                            <w:vAlign w:val="center"/>
                          </w:tcPr>
                          <w:p w14:paraId="03F860FF"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500</w:t>
                            </w:r>
                            <w:r w:rsidRPr="00C954E4">
                              <w:rPr>
                                <w:sz w:val="16"/>
                                <w:szCs w:val="16"/>
                                <w:lang w:eastAsia="ja-JP"/>
                              </w:rPr>
                              <w:t xml:space="preserve"> </w:t>
                            </w:r>
                            <w:r w:rsidRPr="00C954E4">
                              <w:rPr>
                                <w:rFonts w:hint="eastAsia"/>
                                <w:sz w:val="16"/>
                                <w:szCs w:val="16"/>
                                <w:lang w:eastAsia="ja-JP"/>
                              </w:rPr>
                              <w:t>m</w:t>
                            </w:r>
                            <w:r w:rsidRPr="00C954E4">
                              <w:rPr>
                                <w:sz w:val="16"/>
                                <w:szCs w:val="16"/>
                                <w:lang w:eastAsia="ja-JP"/>
                              </w:rPr>
                              <w:t>m</w:t>
                            </w:r>
                          </w:p>
                        </w:tc>
                      </w:tr>
                      <w:tr w:rsidR="00D37444" w:rsidRPr="00C954E4" w14:paraId="0ED628BD" w14:textId="77777777">
                        <w:trPr>
                          <w:trHeight w:val="20"/>
                          <w:jc w:val="center"/>
                        </w:trPr>
                        <w:tc>
                          <w:tcPr>
                            <w:tcW w:w="2909" w:type="pct"/>
                            <w:tcBorders>
                              <w:left w:val="nil"/>
                            </w:tcBorders>
                            <w:vAlign w:val="center"/>
                          </w:tcPr>
                          <w:p w14:paraId="2A15565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889" w:type="pct"/>
                            <w:vAlign w:val="center"/>
                          </w:tcPr>
                          <w:p w14:paraId="0F9E8E2B"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34</w:t>
                            </w:r>
                          </w:p>
                        </w:tc>
                        <w:tc>
                          <w:tcPr>
                            <w:tcW w:w="1202" w:type="pct"/>
                            <w:tcBorders>
                              <w:right w:val="nil"/>
                            </w:tcBorders>
                            <w:vAlign w:val="center"/>
                          </w:tcPr>
                          <w:p w14:paraId="50C0C86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.9</w:t>
                            </w:r>
                            <w:r>
                              <w:rPr>
                                <w:rFonts w:hint="eastAsia"/>
                                <w:sz w:val="16"/>
                                <w:szCs w:val="16"/>
                                <w:lang w:eastAsia="ja-JP"/>
                              </w:rPr>
                              <w:t>70</w:t>
                            </w:r>
                          </w:p>
                        </w:tc>
                      </w:tr>
                      <w:tr w:rsidR="00D37444" w:rsidRPr="00C954E4" w14:paraId="04480C80" w14:textId="77777777">
                        <w:trPr>
                          <w:trHeight w:val="20"/>
                          <w:jc w:val="center"/>
                        </w:trPr>
                        <w:tc>
                          <w:tcPr>
                            <w:tcW w:w="2909" w:type="pct"/>
                            <w:tcBorders>
                              <w:left w:val="nil"/>
                            </w:tcBorders>
                            <w:vAlign w:val="center"/>
                          </w:tcPr>
                          <w:p w14:paraId="48E5890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56</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78</w:t>
                            </w:r>
                          </w:p>
                        </w:tc>
                        <w:tc>
                          <w:tcPr>
                            <w:tcW w:w="889" w:type="pct"/>
                            <w:vAlign w:val="center"/>
                          </w:tcPr>
                          <w:p w14:paraId="28C72F2F"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56</w:t>
                            </w:r>
                            <w:r w:rsidRPr="00C954E4">
                              <w:rPr>
                                <w:i/>
                                <w:iCs/>
                                <w:sz w:val="16"/>
                                <w:szCs w:val="16"/>
                                <w:vertAlign w:val="subscript"/>
                                <w:lang w:eastAsia="ja-JP"/>
                              </w:rPr>
                              <w:t>, N</w:t>
                            </w:r>
                            <w:r w:rsidRPr="00C954E4">
                              <w:rPr>
                                <w:sz w:val="16"/>
                                <w:szCs w:val="16"/>
                                <w:vertAlign w:val="subscript"/>
                                <w:lang w:eastAsia="ja-JP"/>
                              </w:rPr>
                              <w:t>78</w:t>
                            </w:r>
                          </w:p>
                        </w:tc>
                        <w:tc>
                          <w:tcPr>
                            <w:tcW w:w="1202" w:type="pct"/>
                            <w:tcBorders>
                              <w:right w:val="nil"/>
                            </w:tcBorders>
                            <w:vAlign w:val="center"/>
                          </w:tcPr>
                          <w:p w14:paraId="7C69DCC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w:t>
                            </w:r>
                            <w:r>
                              <w:rPr>
                                <w:rFonts w:hint="eastAsia"/>
                                <w:sz w:val="16"/>
                                <w:szCs w:val="16"/>
                                <w:lang w:eastAsia="ja-JP"/>
                              </w:rPr>
                              <w:t>979</w:t>
                            </w:r>
                          </w:p>
                        </w:tc>
                      </w:tr>
                      <w:tr w:rsidR="00D37444" w:rsidRPr="00C954E4" w14:paraId="67F7B481" w14:textId="77777777">
                        <w:trPr>
                          <w:trHeight w:val="20"/>
                          <w:jc w:val="center"/>
                        </w:trPr>
                        <w:tc>
                          <w:tcPr>
                            <w:tcW w:w="2909" w:type="pct"/>
                            <w:tcBorders>
                              <w:left w:val="nil"/>
                              <w:bottom w:val="double" w:sz="4" w:space="0" w:color="auto"/>
                            </w:tcBorders>
                            <w:vAlign w:val="center"/>
                          </w:tcPr>
                          <w:p w14:paraId="5B14392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56</w:t>
                            </w:r>
                          </w:p>
                        </w:tc>
                        <w:tc>
                          <w:tcPr>
                            <w:tcW w:w="889" w:type="pct"/>
                            <w:tcBorders>
                              <w:bottom w:val="double" w:sz="4" w:space="0" w:color="auto"/>
                            </w:tcBorders>
                            <w:vAlign w:val="center"/>
                          </w:tcPr>
                          <w:p w14:paraId="31E279C5"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56</w:t>
                            </w:r>
                          </w:p>
                        </w:tc>
                        <w:tc>
                          <w:tcPr>
                            <w:tcW w:w="1202" w:type="pct"/>
                            <w:tcBorders>
                              <w:bottom w:val="double" w:sz="4" w:space="0" w:color="auto"/>
                              <w:right w:val="nil"/>
                            </w:tcBorders>
                            <w:vAlign w:val="center"/>
                          </w:tcPr>
                          <w:p w14:paraId="58664F2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.0</w:t>
                            </w:r>
                            <w:r>
                              <w:rPr>
                                <w:rFonts w:hint="eastAsia"/>
                                <w:sz w:val="16"/>
                                <w:szCs w:val="16"/>
                                <w:lang w:eastAsia="ja-JP"/>
                              </w:rPr>
                              <w:t>005</w:t>
                            </w:r>
                          </w:p>
                        </w:tc>
                      </w:tr>
                    </w:tbl>
                    <w:p w14:paraId="24D4A630" w14:textId="77777777" w:rsidR="00D37444" w:rsidRDefault="00D37444" w:rsidP="00D37444">
                      <w:pPr>
                        <w:ind w:leftChars="-50" w:left="-100" w:rightChars="-50" w:right="-100"/>
                        <w:rPr>
                          <w:sz w:val="16"/>
                          <w:szCs w:val="16"/>
                          <w:lang w:eastAsia="ja-JP"/>
                        </w:rPr>
                      </w:pPr>
                    </w:p>
                  </w:txbxContent>
                </v:textbox>
                <w10:wrap type="square" anchorx="margin" anchory="margin"/>
              </v:shape>
            </w:pict>
          </mc:Fallback>
        </mc:AlternateContent>
      </w:r>
      <w:r w:rsidR="00331D00" w:rsidRPr="00B75751">
        <w:rPr>
          <w:noProof/>
        </w:rPr>
        <mc:AlternateContent>
          <mc:Choice Requires="wps">
            <w:drawing>
              <wp:anchor distT="0" distB="0" distL="114300" distR="114300" simplePos="0" relativeHeight="251658242" behindDoc="0" locked="0" layoutInCell="1" allowOverlap="1" wp14:anchorId="13937E8D" wp14:editId="268B645A">
                <wp:simplePos x="0" y="0"/>
                <wp:positionH relativeFrom="margin">
                  <wp:posOffset>0</wp:posOffset>
                </wp:positionH>
                <wp:positionV relativeFrom="margin">
                  <wp:posOffset>1833248</wp:posOffset>
                </wp:positionV>
                <wp:extent cx="3206750" cy="1985010"/>
                <wp:effectExtent l="0" t="0" r="0" b="0"/>
                <wp:wrapSquare wrapText="bothSides"/>
                <wp:docPr id="1407462013" name="テキスト ボックス 3"/>
                <wp:cNvGraphicFramePr/>
                <a:graphic xmlns:a="http://schemas.openxmlformats.org/drawingml/2006/main">
                  <a:graphicData uri="http://schemas.microsoft.com/office/word/2010/wordprocessingShape">
                    <wps:wsp>
                      <wps:cNvSpPr txBox="1"/>
                      <wps:spPr>
                        <a:xfrm>
                          <a:off x="0" y="0"/>
                          <a:ext cx="3206750" cy="1985010"/>
                        </a:xfrm>
                        <a:prstGeom prst="rect">
                          <a:avLst/>
                        </a:prstGeom>
                        <a:noFill/>
                        <a:ln w="6350">
                          <a:noFill/>
                        </a:ln>
                      </wps:spPr>
                      <wps:txbx>
                        <w:txbxContent>
                          <w:p w14:paraId="66284BFB" w14:textId="691B02A6" w:rsidR="007C32FA" w:rsidRPr="0021493E" w:rsidRDefault="007C32FA" w:rsidP="007C32FA">
                            <w:pPr>
                              <w:spacing w:after="120"/>
                              <w:jc w:val="center"/>
                              <w:rPr>
                                <w:smallCaps/>
                                <w:sz w:val="16"/>
                                <w:szCs w:val="16"/>
                              </w:rPr>
                            </w:pPr>
                            <w:r w:rsidRPr="0021493E">
                              <w:rPr>
                                <w:smallCaps/>
                                <w:sz w:val="16"/>
                                <w:szCs w:val="16"/>
                              </w:rPr>
                              <w:t xml:space="preserve">Table </w:t>
                            </w:r>
                            <w:r w:rsidR="00A60788">
                              <w:rPr>
                                <w:smallCaps/>
                                <w:sz w:val="16"/>
                                <w:szCs w:val="16"/>
                              </w:rPr>
                              <w:t>V</w:t>
                            </w:r>
                            <w:r>
                              <w:rPr>
                                <w:smallCaps/>
                                <w:sz w:val="16"/>
                                <w:szCs w:val="16"/>
                              </w:rPr>
                              <w:br/>
                            </w:r>
                            <w:r w:rsidRPr="004361AA">
                              <w:rPr>
                                <w:smallCaps/>
                                <w:sz w:val="16"/>
                                <w:szCs w:val="16"/>
                              </w:rPr>
                              <w:t>Volume analysis of the conventional and proposed transformer using the</w:t>
                            </w:r>
                            <w:r>
                              <w:rPr>
                                <w:smallCaps/>
                                <w:sz w:val="16"/>
                                <w:szCs w:val="16"/>
                              </w:rPr>
                              <w:t xml:space="preserve"> </w:t>
                            </w:r>
                            <w:r w:rsidRPr="004361AA">
                              <w:rPr>
                                <w:smallCaps/>
                                <w:sz w:val="16"/>
                                <w:szCs w:val="16"/>
                              </w:rPr>
                              <w:t>chosen core OP44721EC.</w:t>
                            </w:r>
                          </w:p>
                          <w:tbl>
                            <w:tblPr>
                              <w:tblStyle w:val="TableGrid"/>
                              <w:tblW w:w="0" w:type="auto"/>
                              <w:jc w:val="center"/>
                              <w:tblCellMar>
                                <w:left w:w="0" w:type="dxa"/>
                              </w:tblCellMar>
                              <w:tblLook w:val="04A0" w:firstRow="1" w:lastRow="0" w:firstColumn="1" w:lastColumn="0" w:noHBand="0" w:noVBand="1"/>
                            </w:tblPr>
                            <w:tblGrid>
                              <w:gridCol w:w="1953"/>
                              <w:gridCol w:w="624"/>
                              <w:gridCol w:w="1047"/>
                              <w:gridCol w:w="1047"/>
                            </w:tblGrid>
                            <w:tr w:rsidR="007C32FA" w:rsidRPr="006A50CC" w14:paraId="265CF71C" w14:textId="77777777">
                              <w:trPr>
                                <w:trHeight w:val="20"/>
                                <w:jc w:val="center"/>
                              </w:trPr>
                              <w:tc>
                                <w:tcPr>
                                  <w:tcW w:w="0" w:type="auto"/>
                                  <w:tcBorders>
                                    <w:top w:val="double" w:sz="4" w:space="0" w:color="auto"/>
                                    <w:left w:val="nil"/>
                                  </w:tcBorders>
                                  <w:vAlign w:val="center"/>
                                </w:tcPr>
                                <w:p w14:paraId="32F7C89B"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66D7B5C7"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7C657A77"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Conventional</w:t>
                                  </w:r>
                                </w:p>
                              </w:tc>
                              <w:tc>
                                <w:tcPr>
                                  <w:tcW w:w="0" w:type="auto"/>
                                  <w:tcBorders>
                                    <w:top w:val="double" w:sz="4" w:space="0" w:color="auto"/>
                                    <w:right w:val="nil"/>
                                  </w:tcBorders>
                                </w:tcPr>
                                <w:p w14:paraId="5C182C01"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Integrated</w:t>
                                  </w:r>
                                </w:p>
                              </w:tc>
                            </w:tr>
                            <w:tr w:rsidR="007C32FA" w:rsidRPr="006A50CC" w14:paraId="197DEC10" w14:textId="77777777">
                              <w:trPr>
                                <w:trHeight w:val="20"/>
                                <w:jc w:val="center"/>
                              </w:trPr>
                              <w:tc>
                                <w:tcPr>
                                  <w:tcW w:w="0" w:type="auto"/>
                                  <w:tcBorders>
                                    <w:left w:val="nil"/>
                                  </w:tcBorders>
                                  <w:vAlign w:val="center"/>
                                </w:tcPr>
                                <w:p w14:paraId="5780B15B"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Mag. Inductance</w:t>
                                  </w:r>
                                </w:p>
                              </w:tc>
                              <w:tc>
                                <w:tcPr>
                                  <w:tcW w:w="0" w:type="auto"/>
                                  <w:vAlign w:val="center"/>
                                </w:tcPr>
                                <w:p w14:paraId="7F20D522"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right w:val="nil"/>
                                  </w:tcBorders>
                                  <w:vAlign w:val="center"/>
                                </w:tcPr>
                                <w:p w14:paraId="299D7AD4"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7C32FA" w:rsidRPr="006A50CC" w14:paraId="04B836E1" w14:textId="77777777">
                              <w:trPr>
                                <w:trHeight w:val="20"/>
                                <w:jc w:val="center"/>
                              </w:trPr>
                              <w:tc>
                                <w:tcPr>
                                  <w:tcW w:w="0" w:type="auto"/>
                                  <w:tcBorders>
                                    <w:left w:val="nil"/>
                                  </w:tcBorders>
                                  <w:vAlign w:val="center"/>
                                </w:tcPr>
                                <w:p w14:paraId="0ED5DB8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Turn ratio</w:t>
                                  </w:r>
                                </w:p>
                              </w:tc>
                              <w:tc>
                                <w:tcPr>
                                  <w:tcW w:w="0" w:type="auto"/>
                                  <w:vAlign w:val="center"/>
                                </w:tcPr>
                                <w:p w14:paraId="3D52DED2"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n</w:t>
                                  </w:r>
                                </w:p>
                              </w:tc>
                              <w:tc>
                                <w:tcPr>
                                  <w:tcW w:w="0" w:type="auto"/>
                                  <w:gridSpan w:val="2"/>
                                  <w:tcBorders>
                                    <w:right w:val="nil"/>
                                  </w:tcBorders>
                                  <w:vAlign w:val="center"/>
                                </w:tcPr>
                                <w:p w14:paraId="2F3AFAE7"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3</w:t>
                                  </w:r>
                                </w:p>
                              </w:tc>
                            </w:tr>
                            <w:tr w:rsidR="007C32FA" w:rsidRPr="006A50CC" w14:paraId="63619318" w14:textId="77777777">
                              <w:trPr>
                                <w:trHeight w:val="20"/>
                                <w:jc w:val="center"/>
                              </w:trPr>
                              <w:tc>
                                <w:tcPr>
                                  <w:tcW w:w="0" w:type="auto"/>
                                  <w:tcBorders>
                                    <w:left w:val="nil"/>
                                  </w:tcBorders>
                                  <w:vAlign w:val="center"/>
                                </w:tcPr>
                                <w:p w14:paraId="2A1E09BD"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pk. current</w:t>
                                  </w:r>
                                </w:p>
                              </w:tc>
                              <w:tc>
                                <w:tcPr>
                                  <w:tcW w:w="0" w:type="auto"/>
                                  <w:vAlign w:val="center"/>
                                </w:tcPr>
                                <w:p w14:paraId="5D6873BF" w14:textId="77777777" w:rsidR="007C32FA" w:rsidRPr="006A50CC" w:rsidRDefault="007C32FA" w:rsidP="00FD227E">
                                  <w:pPr>
                                    <w:ind w:rightChars="-50" w:right="-10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right w:val="nil"/>
                                  </w:tcBorders>
                                  <w:vAlign w:val="center"/>
                                </w:tcPr>
                                <w:p w14:paraId="0B2D494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8.02 A</w:t>
                                  </w:r>
                                </w:p>
                              </w:tc>
                            </w:tr>
                            <w:tr w:rsidR="007C32FA" w:rsidRPr="006A50CC" w14:paraId="0B2CA262" w14:textId="77777777">
                              <w:trPr>
                                <w:trHeight w:val="20"/>
                                <w:jc w:val="center"/>
                              </w:trPr>
                              <w:tc>
                                <w:tcPr>
                                  <w:tcW w:w="0" w:type="auto"/>
                                  <w:tcBorders>
                                    <w:left w:val="nil"/>
                                  </w:tcBorders>
                                  <w:vAlign w:val="center"/>
                                </w:tcPr>
                                <w:p w14:paraId="3154D92F"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RMS current</w:t>
                                  </w:r>
                                </w:p>
                              </w:tc>
                              <w:tc>
                                <w:tcPr>
                                  <w:tcW w:w="0" w:type="auto"/>
                                  <w:vAlign w:val="center"/>
                                </w:tcPr>
                                <w:p w14:paraId="1F1CB545"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right w:val="nil"/>
                                  </w:tcBorders>
                                  <w:vAlign w:val="center"/>
                                </w:tcPr>
                                <w:p w14:paraId="2B62DFB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2.25 A</w:t>
                                  </w:r>
                                </w:p>
                              </w:tc>
                            </w:tr>
                            <w:tr w:rsidR="007C32FA" w:rsidRPr="006A50CC" w14:paraId="4C3AC685" w14:textId="77777777">
                              <w:trPr>
                                <w:trHeight w:val="20"/>
                                <w:jc w:val="center"/>
                              </w:trPr>
                              <w:tc>
                                <w:tcPr>
                                  <w:tcW w:w="0" w:type="auto"/>
                                  <w:tcBorders>
                                    <w:left w:val="nil"/>
                                  </w:tcBorders>
                                  <w:vAlign w:val="center"/>
                                </w:tcPr>
                                <w:p w14:paraId="4A5E4099"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Secondary side RMS current</w:t>
                                  </w:r>
                                </w:p>
                              </w:tc>
                              <w:tc>
                                <w:tcPr>
                                  <w:tcW w:w="0" w:type="auto"/>
                                  <w:vAlign w:val="center"/>
                                </w:tcPr>
                                <w:p w14:paraId="1CE113DD"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right w:val="nil"/>
                                  </w:tcBorders>
                                  <w:vAlign w:val="center"/>
                                </w:tcPr>
                                <w:p w14:paraId="01C3B671"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6.88 A</w:t>
                                  </w:r>
                                </w:p>
                              </w:tc>
                            </w:tr>
                            <w:tr w:rsidR="007C32FA" w:rsidRPr="006A50CC" w14:paraId="4CD617DE" w14:textId="77777777">
                              <w:trPr>
                                <w:trHeight w:val="20"/>
                                <w:jc w:val="center"/>
                              </w:trPr>
                              <w:tc>
                                <w:tcPr>
                                  <w:tcW w:w="0" w:type="auto"/>
                                  <w:tcBorders>
                                    <w:left w:val="nil"/>
                                  </w:tcBorders>
                                  <w:vAlign w:val="center"/>
                                </w:tcPr>
                                <w:p w14:paraId="05DEC26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flux density</w:t>
                                  </w:r>
                                </w:p>
                              </w:tc>
                              <w:tc>
                                <w:tcPr>
                                  <w:tcW w:w="0" w:type="auto"/>
                                  <w:vAlign w:val="center"/>
                                </w:tcPr>
                                <w:p w14:paraId="4DD39020"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right w:val="nil"/>
                                  </w:tcBorders>
                                  <w:vAlign w:val="center"/>
                                </w:tcPr>
                                <w:p w14:paraId="484CFEC1"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0.3 T</w:t>
                                  </w:r>
                                </w:p>
                              </w:tc>
                            </w:tr>
                            <w:tr w:rsidR="007C32FA" w:rsidRPr="006A50CC" w14:paraId="70490092" w14:textId="77777777">
                              <w:trPr>
                                <w:trHeight w:val="20"/>
                                <w:jc w:val="center"/>
                              </w:trPr>
                              <w:tc>
                                <w:tcPr>
                                  <w:tcW w:w="0" w:type="auto"/>
                                  <w:tcBorders>
                                    <w:left w:val="nil"/>
                                  </w:tcBorders>
                                  <w:vAlign w:val="center"/>
                                </w:tcPr>
                                <w:p w14:paraId="4C5E6CC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current density</w:t>
                                  </w:r>
                                </w:p>
                              </w:tc>
                              <w:tc>
                                <w:tcPr>
                                  <w:tcW w:w="0" w:type="auto"/>
                                  <w:vAlign w:val="center"/>
                                </w:tcPr>
                                <w:p w14:paraId="5D7ED811" w14:textId="77777777" w:rsidR="007C32FA" w:rsidRPr="00FE4501" w:rsidRDefault="007C32FA" w:rsidP="00FD227E">
                                  <w:pPr>
                                    <w:ind w:rightChars="-50" w:right="-10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right w:val="nil"/>
                                  </w:tcBorders>
                                  <w:vAlign w:val="center"/>
                                </w:tcPr>
                                <w:p w14:paraId="6633E79B"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7C32FA" w:rsidRPr="006A50CC" w14:paraId="1E8B4CA0" w14:textId="77777777">
                              <w:trPr>
                                <w:trHeight w:val="20"/>
                                <w:jc w:val="center"/>
                              </w:trPr>
                              <w:tc>
                                <w:tcPr>
                                  <w:tcW w:w="0" w:type="auto"/>
                                  <w:tcBorders>
                                    <w:left w:val="nil"/>
                                  </w:tcBorders>
                                  <w:vAlign w:val="center"/>
                                </w:tcPr>
                                <w:p w14:paraId="3BA7C405"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Occupancy ratio</w:t>
                                  </w:r>
                                </w:p>
                              </w:tc>
                              <w:tc>
                                <w:tcPr>
                                  <w:tcW w:w="0" w:type="auto"/>
                                  <w:vAlign w:val="center"/>
                                </w:tcPr>
                                <w:p w14:paraId="2E17CBB5" w14:textId="77777777" w:rsidR="007C32FA" w:rsidRPr="00FE4501" w:rsidRDefault="007C32FA" w:rsidP="00FD227E">
                                  <w:pPr>
                                    <w:ind w:rightChars="-50" w:right="-10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right w:val="nil"/>
                                  </w:tcBorders>
                                  <w:vAlign w:val="center"/>
                                </w:tcPr>
                                <w:p w14:paraId="61EEBB10"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0.3</w:t>
                                  </w:r>
                                </w:p>
                              </w:tc>
                            </w:tr>
                            <w:tr w:rsidR="007C32FA" w:rsidRPr="006A50CC" w14:paraId="16C35430" w14:textId="77777777" w:rsidTr="00FE4501">
                              <w:trPr>
                                <w:trHeight w:val="20"/>
                                <w:jc w:val="center"/>
                              </w:trPr>
                              <w:tc>
                                <w:tcPr>
                                  <w:tcW w:w="0" w:type="auto"/>
                                  <w:tcBorders>
                                    <w:left w:val="nil"/>
                                    <w:bottom w:val="single" w:sz="4" w:space="0" w:color="auto"/>
                                  </w:tcBorders>
                                  <w:vAlign w:val="center"/>
                                </w:tcPr>
                                <w:p w14:paraId="61075A9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722BED42" w14:textId="77777777" w:rsidR="007C32FA" w:rsidRPr="006A50CC" w:rsidRDefault="007C32FA" w:rsidP="00FD227E">
                                  <w:pPr>
                                    <w:ind w:rightChars="-50" w:right="-10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1A39EDF9"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6703.21 mm</w:t>
                                  </w:r>
                                  <w:r>
                                    <w:rPr>
                                      <w:rFonts w:eastAsia="Yu Mincho"/>
                                      <w:sz w:val="16"/>
                                      <w:szCs w:val="16"/>
                                      <w:vertAlign w:val="superscript"/>
                                      <w:lang w:eastAsia="ja-JP"/>
                                    </w:rPr>
                                    <w:t>4</w:t>
                                  </w:r>
                                </w:p>
                              </w:tc>
                              <w:tc>
                                <w:tcPr>
                                  <w:tcW w:w="0" w:type="auto"/>
                                  <w:tcBorders>
                                    <w:bottom w:val="single" w:sz="4" w:space="0" w:color="auto"/>
                                    <w:right w:val="nil"/>
                                  </w:tcBorders>
                                </w:tcPr>
                                <w:p w14:paraId="3B6B19A3"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13406.42 mm</w:t>
                                  </w:r>
                                  <w:r>
                                    <w:rPr>
                                      <w:rFonts w:eastAsia="Yu Mincho"/>
                                      <w:sz w:val="16"/>
                                      <w:szCs w:val="16"/>
                                      <w:vertAlign w:val="superscript"/>
                                      <w:lang w:eastAsia="ja-JP"/>
                                    </w:rPr>
                                    <w:t>4</w:t>
                                  </w:r>
                                </w:p>
                              </w:tc>
                            </w:tr>
                            <w:tr w:rsidR="007C32FA" w:rsidRPr="006A50CC" w14:paraId="556504CA" w14:textId="77777777" w:rsidTr="00FE4501">
                              <w:trPr>
                                <w:trHeight w:val="20"/>
                                <w:jc w:val="center"/>
                              </w:trPr>
                              <w:tc>
                                <w:tcPr>
                                  <w:tcW w:w="0" w:type="auto"/>
                                  <w:tcBorders>
                                    <w:left w:val="nil"/>
                                    <w:bottom w:val="double" w:sz="4" w:space="0" w:color="auto"/>
                                  </w:tcBorders>
                                  <w:vAlign w:val="center"/>
                                </w:tcPr>
                                <w:p w14:paraId="5E818456"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Core Volume</w:t>
                                  </w:r>
                                </w:p>
                              </w:tc>
                              <w:tc>
                                <w:tcPr>
                                  <w:tcW w:w="0" w:type="auto"/>
                                  <w:tcBorders>
                                    <w:bottom w:val="double" w:sz="4" w:space="0" w:color="auto"/>
                                  </w:tcBorders>
                                  <w:vAlign w:val="center"/>
                                </w:tcPr>
                                <w:p w14:paraId="29BEBB59"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Vol.</w:t>
                                  </w:r>
                                </w:p>
                              </w:tc>
                              <w:tc>
                                <w:tcPr>
                                  <w:tcW w:w="0" w:type="auto"/>
                                  <w:tcBorders>
                                    <w:bottom w:val="double" w:sz="4" w:space="0" w:color="auto"/>
                                    <w:right w:val="nil"/>
                                  </w:tcBorders>
                                  <w:vAlign w:val="center"/>
                                </w:tcPr>
                                <w:p w14:paraId="15261296"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10313.57 mm</w:t>
                                  </w:r>
                                  <w:r>
                                    <w:rPr>
                                      <w:rFonts w:eastAsia="Yu Mincho"/>
                                      <w:sz w:val="16"/>
                                      <w:szCs w:val="16"/>
                                      <w:vertAlign w:val="superscript"/>
                                      <w:lang w:eastAsia="ja-JP"/>
                                    </w:rPr>
                                    <w:t>3</w:t>
                                  </w:r>
                                </w:p>
                              </w:tc>
                              <w:tc>
                                <w:tcPr>
                                  <w:tcW w:w="0" w:type="auto"/>
                                  <w:tcBorders>
                                    <w:bottom w:val="double" w:sz="4" w:space="0" w:color="auto"/>
                                    <w:right w:val="nil"/>
                                  </w:tcBorders>
                                </w:tcPr>
                                <w:p w14:paraId="70A3C261"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8672.64 mm</w:t>
                                  </w:r>
                                  <w:r>
                                    <w:rPr>
                                      <w:rFonts w:eastAsia="Yu Mincho"/>
                                      <w:sz w:val="16"/>
                                      <w:szCs w:val="16"/>
                                      <w:vertAlign w:val="superscript"/>
                                      <w:lang w:eastAsia="ja-JP"/>
                                    </w:rPr>
                                    <w:t>3</w:t>
                                  </w:r>
                                </w:p>
                              </w:tc>
                            </w:tr>
                          </w:tbl>
                          <w:p w14:paraId="1F759579" w14:textId="77777777" w:rsidR="007C32FA" w:rsidRDefault="007C32FA" w:rsidP="007C32FA">
                            <w:pPr>
                              <w:ind w:rightChars="-50" w:right="-100"/>
                              <w:rPr>
                                <w:sz w:val="16"/>
                                <w:szCs w:val="16"/>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37E8D" id="_x0000_s1027" type="#_x0000_t202" style="position:absolute;left:0;text-align:left;margin-left:0;margin-top:144.35pt;width:252.5pt;height:156.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" filled="f" stroked="f" strokeweight=".5pt">
                <v:textbox>
                  <w:txbxContent>
                    <w:p w14:paraId="66284BFB" w14:textId="691B02A6" w:rsidR="007C32FA" w:rsidRPr="0021493E" w:rsidRDefault="007C32FA" w:rsidP="007C32FA">
                      <w:pPr>
                        <w:spacing w:after="120"/>
                        <w:jc w:val="center"/>
                        <w:rPr>
                          <w:smallCaps/>
                          <w:sz w:val="16"/>
                          <w:szCs w:val="16"/>
                        </w:rPr>
                      </w:pPr>
                      <w:r w:rsidRPr="0021493E">
                        <w:rPr>
                          <w:smallCaps/>
                          <w:sz w:val="16"/>
                          <w:szCs w:val="16"/>
                        </w:rPr>
                        <w:t xml:space="preserve">Table </w:t>
                      </w:r>
                      <w:r w:rsidR="00A60788">
                        <w:rPr>
                          <w:smallCaps/>
                          <w:sz w:val="16"/>
                          <w:szCs w:val="16"/>
                        </w:rPr>
                        <w:t>V</w:t>
                      </w:r>
                      <w:r>
                        <w:rPr>
                          <w:smallCaps/>
                          <w:sz w:val="16"/>
                          <w:szCs w:val="16"/>
                        </w:rPr>
                        <w:br/>
                      </w:r>
                      <w:r w:rsidRPr="004361AA">
                        <w:rPr>
                          <w:smallCaps/>
                          <w:sz w:val="16"/>
                          <w:szCs w:val="16"/>
                        </w:rPr>
                        <w:t>Volume analysis of the conventional and proposed transformer using the</w:t>
                      </w:r>
                      <w:r>
                        <w:rPr>
                          <w:smallCaps/>
                          <w:sz w:val="16"/>
                          <w:szCs w:val="16"/>
                        </w:rPr>
                        <w:t xml:space="preserve"> </w:t>
                      </w:r>
                      <w:r w:rsidRPr="004361AA">
                        <w:rPr>
                          <w:smallCaps/>
                          <w:sz w:val="16"/>
                          <w:szCs w:val="16"/>
                        </w:rPr>
                        <w:t>chosen core OP44721EC.</w:t>
                      </w:r>
                    </w:p>
                    <w:tbl>
                      <w:tblPr>
                        <w:tblStyle w:val="TableGrid"/>
                        <w:tblW w:w="0" w:type="auto"/>
                        <w:jc w:val="center"/>
                        <w:tblCellMar>
                          <w:left w:w="0" w:type="dxa"/>
                        </w:tblCellMar>
                        <w:tblLook w:val="04A0" w:firstRow="1" w:lastRow="0" w:firstColumn="1" w:lastColumn="0" w:noHBand="0" w:noVBand="1"/>
                      </w:tblPr>
                      <w:tblGrid>
                        <w:gridCol w:w="1953"/>
                        <w:gridCol w:w="624"/>
                        <w:gridCol w:w="1047"/>
                        <w:gridCol w:w="1047"/>
                      </w:tblGrid>
                      <w:tr w:rsidR="007C32FA" w:rsidRPr="006A50CC" w14:paraId="265CF71C" w14:textId="77777777">
                        <w:trPr>
                          <w:trHeight w:val="20"/>
                          <w:jc w:val="center"/>
                        </w:trPr>
                        <w:tc>
                          <w:tcPr>
                            <w:tcW w:w="0" w:type="auto"/>
                            <w:tcBorders>
                              <w:top w:val="double" w:sz="4" w:space="0" w:color="auto"/>
                              <w:left w:val="nil"/>
                            </w:tcBorders>
                            <w:vAlign w:val="center"/>
                          </w:tcPr>
                          <w:p w14:paraId="32F7C89B"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66D7B5C7"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7C657A77"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Conventional</w:t>
                            </w:r>
                          </w:p>
                        </w:tc>
                        <w:tc>
                          <w:tcPr>
                            <w:tcW w:w="0" w:type="auto"/>
                            <w:tcBorders>
                              <w:top w:val="double" w:sz="4" w:space="0" w:color="auto"/>
                              <w:right w:val="nil"/>
                            </w:tcBorders>
                          </w:tcPr>
                          <w:p w14:paraId="5C182C01"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Integrated</w:t>
                            </w:r>
                          </w:p>
                        </w:tc>
                      </w:tr>
                      <w:tr w:rsidR="007C32FA" w:rsidRPr="006A50CC" w14:paraId="197DEC10" w14:textId="77777777">
                        <w:trPr>
                          <w:trHeight w:val="20"/>
                          <w:jc w:val="center"/>
                        </w:trPr>
                        <w:tc>
                          <w:tcPr>
                            <w:tcW w:w="0" w:type="auto"/>
                            <w:tcBorders>
                              <w:left w:val="nil"/>
                            </w:tcBorders>
                            <w:vAlign w:val="center"/>
                          </w:tcPr>
                          <w:p w14:paraId="5780B15B"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Mag. Inductance</w:t>
                            </w:r>
                          </w:p>
                        </w:tc>
                        <w:tc>
                          <w:tcPr>
                            <w:tcW w:w="0" w:type="auto"/>
                            <w:vAlign w:val="center"/>
                          </w:tcPr>
                          <w:p w14:paraId="7F20D522"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right w:val="nil"/>
                            </w:tcBorders>
                            <w:vAlign w:val="center"/>
                          </w:tcPr>
                          <w:p w14:paraId="299D7AD4"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7C32FA" w:rsidRPr="006A50CC" w14:paraId="04B836E1" w14:textId="77777777">
                        <w:trPr>
                          <w:trHeight w:val="20"/>
                          <w:jc w:val="center"/>
                        </w:trPr>
                        <w:tc>
                          <w:tcPr>
                            <w:tcW w:w="0" w:type="auto"/>
                            <w:tcBorders>
                              <w:left w:val="nil"/>
                            </w:tcBorders>
                            <w:vAlign w:val="center"/>
                          </w:tcPr>
                          <w:p w14:paraId="0ED5DB8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Turn ratio</w:t>
                            </w:r>
                          </w:p>
                        </w:tc>
                        <w:tc>
                          <w:tcPr>
                            <w:tcW w:w="0" w:type="auto"/>
                            <w:vAlign w:val="center"/>
                          </w:tcPr>
                          <w:p w14:paraId="3D52DED2"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n</w:t>
                            </w:r>
                          </w:p>
                        </w:tc>
                        <w:tc>
                          <w:tcPr>
                            <w:tcW w:w="0" w:type="auto"/>
                            <w:gridSpan w:val="2"/>
                            <w:tcBorders>
                              <w:right w:val="nil"/>
                            </w:tcBorders>
                            <w:vAlign w:val="center"/>
                          </w:tcPr>
                          <w:p w14:paraId="2F3AFAE7"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3</w:t>
                            </w:r>
                          </w:p>
                        </w:tc>
                      </w:tr>
                      <w:tr w:rsidR="007C32FA" w:rsidRPr="006A50CC" w14:paraId="63619318" w14:textId="77777777">
                        <w:trPr>
                          <w:trHeight w:val="20"/>
                          <w:jc w:val="center"/>
                        </w:trPr>
                        <w:tc>
                          <w:tcPr>
                            <w:tcW w:w="0" w:type="auto"/>
                            <w:tcBorders>
                              <w:left w:val="nil"/>
                            </w:tcBorders>
                            <w:vAlign w:val="center"/>
                          </w:tcPr>
                          <w:p w14:paraId="2A1E09BD"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pk. current</w:t>
                            </w:r>
                          </w:p>
                        </w:tc>
                        <w:tc>
                          <w:tcPr>
                            <w:tcW w:w="0" w:type="auto"/>
                            <w:vAlign w:val="center"/>
                          </w:tcPr>
                          <w:p w14:paraId="5D6873BF" w14:textId="77777777" w:rsidR="007C32FA" w:rsidRPr="006A50CC" w:rsidRDefault="007C32FA" w:rsidP="00FD227E">
                            <w:pPr>
                              <w:ind w:rightChars="-50" w:right="-10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right w:val="nil"/>
                            </w:tcBorders>
                            <w:vAlign w:val="center"/>
                          </w:tcPr>
                          <w:p w14:paraId="0B2D494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8.02 A</w:t>
                            </w:r>
                          </w:p>
                        </w:tc>
                      </w:tr>
                      <w:tr w:rsidR="007C32FA" w:rsidRPr="006A50CC" w14:paraId="0B2CA262" w14:textId="77777777">
                        <w:trPr>
                          <w:trHeight w:val="20"/>
                          <w:jc w:val="center"/>
                        </w:trPr>
                        <w:tc>
                          <w:tcPr>
                            <w:tcW w:w="0" w:type="auto"/>
                            <w:tcBorders>
                              <w:left w:val="nil"/>
                            </w:tcBorders>
                            <w:vAlign w:val="center"/>
                          </w:tcPr>
                          <w:p w14:paraId="3154D92F"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RMS current</w:t>
                            </w:r>
                          </w:p>
                        </w:tc>
                        <w:tc>
                          <w:tcPr>
                            <w:tcW w:w="0" w:type="auto"/>
                            <w:vAlign w:val="center"/>
                          </w:tcPr>
                          <w:p w14:paraId="1F1CB545"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right w:val="nil"/>
                            </w:tcBorders>
                            <w:vAlign w:val="center"/>
                          </w:tcPr>
                          <w:p w14:paraId="2B62DFB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2.25 A</w:t>
                            </w:r>
                          </w:p>
                        </w:tc>
                      </w:tr>
                      <w:tr w:rsidR="007C32FA" w:rsidRPr="006A50CC" w14:paraId="4C3AC685" w14:textId="77777777">
                        <w:trPr>
                          <w:trHeight w:val="20"/>
                          <w:jc w:val="center"/>
                        </w:trPr>
                        <w:tc>
                          <w:tcPr>
                            <w:tcW w:w="0" w:type="auto"/>
                            <w:tcBorders>
                              <w:left w:val="nil"/>
                            </w:tcBorders>
                            <w:vAlign w:val="center"/>
                          </w:tcPr>
                          <w:p w14:paraId="4A5E4099"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Secondary side RMS current</w:t>
                            </w:r>
                          </w:p>
                        </w:tc>
                        <w:tc>
                          <w:tcPr>
                            <w:tcW w:w="0" w:type="auto"/>
                            <w:vAlign w:val="center"/>
                          </w:tcPr>
                          <w:p w14:paraId="1CE113DD"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right w:val="nil"/>
                            </w:tcBorders>
                            <w:vAlign w:val="center"/>
                          </w:tcPr>
                          <w:p w14:paraId="01C3B671"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6.88 A</w:t>
                            </w:r>
                          </w:p>
                        </w:tc>
                      </w:tr>
                      <w:tr w:rsidR="007C32FA" w:rsidRPr="006A50CC" w14:paraId="4CD617DE" w14:textId="77777777">
                        <w:trPr>
                          <w:trHeight w:val="20"/>
                          <w:jc w:val="center"/>
                        </w:trPr>
                        <w:tc>
                          <w:tcPr>
                            <w:tcW w:w="0" w:type="auto"/>
                            <w:tcBorders>
                              <w:left w:val="nil"/>
                            </w:tcBorders>
                            <w:vAlign w:val="center"/>
                          </w:tcPr>
                          <w:p w14:paraId="05DEC26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flux density</w:t>
                            </w:r>
                          </w:p>
                        </w:tc>
                        <w:tc>
                          <w:tcPr>
                            <w:tcW w:w="0" w:type="auto"/>
                            <w:vAlign w:val="center"/>
                          </w:tcPr>
                          <w:p w14:paraId="4DD39020"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right w:val="nil"/>
                            </w:tcBorders>
                            <w:vAlign w:val="center"/>
                          </w:tcPr>
                          <w:p w14:paraId="484CFEC1"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0.3 T</w:t>
                            </w:r>
                          </w:p>
                        </w:tc>
                      </w:tr>
                      <w:tr w:rsidR="007C32FA" w:rsidRPr="006A50CC" w14:paraId="70490092" w14:textId="77777777">
                        <w:trPr>
                          <w:trHeight w:val="20"/>
                          <w:jc w:val="center"/>
                        </w:trPr>
                        <w:tc>
                          <w:tcPr>
                            <w:tcW w:w="0" w:type="auto"/>
                            <w:tcBorders>
                              <w:left w:val="nil"/>
                            </w:tcBorders>
                            <w:vAlign w:val="center"/>
                          </w:tcPr>
                          <w:p w14:paraId="4C5E6CC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current density</w:t>
                            </w:r>
                          </w:p>
                        </w:tc>
                        <w:tc>
                          <w:tcPr>
                            <w:tcW w:w="0" w:type="auto"/>
                            <w:vAlign w:val="center"/>
                          </w:tcPr>
                          <w:p w14:paraId="5D7ED811" w14:textId="77777777" w:rsidR="007C32FA" w:rsidRPr="00FE4501" w:rsidRDefault="007C32FA" w:rsidP="00FD227E">
                            <w:pPr>
                              <w:ind w:rightChars="-50" w:right="-10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right w:val="nil"/>
                            </w:tcBorders>
                            <w:vAlign w:val="center"/>
                          </w:tcPr>
                          <w:p w14:paraId="6633E79B"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7C32FA" w:rsidRPr="006A50CC" w14:paraId="1E8B4CA0" w14:textId="77777777">
                        <w:trPr>
                          <w:trHeight w:val="20"/>
                          <w:jc w:val="center"/>
                        </w:trPr>
                        <w:tc>
                          <w:tcPr>
                            <w:tcW w:w="0" w:type="auto"/>
                            <w:tcBorders>
                              <w:left w:val="nil"/>
                            </w:tcBorders>
                            <w:vAlign w:val="center"/>
                          </w:tcPr>
                          <w:p w14:paraId="3BA7C405"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Occupancy ratio</w:t>
                            </w:r>
                          </w:p>
                        </w:tc>
                        <w:tc>
                          <w:tcPr>
                            <w:tcW w:w="0" w:type="auto"/>
                            <w:vAlign w:val="center"/>
                          </w:tcPr>
                          <w:p w14:paraId="2E17CBB5" w14:textId="77777777" w:rsidR="007C32FA" w:rsidRPr="00FE4501" w:rsidRDefault="007C32FA" w:rsidP="00FD227E">
                            <w:pPr>
                              <w:ind w:rightChars="-50" w:right="-10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right w:val="nil"/>
                            </w:tcBorders>
                            <w:vAlign w:val="center"/>
                          </w:tcPr>
                          <w:p w14:paraId="61EEBB10"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0.3</w:t>
                            </w:r>
                          </w:p>
                        </w:tc>
                      </w:tr>
                      <w:tr w:rsidR="007C32FA" w:rsidRPr="006A50CC" w14:paraId="16C35430" w14:textId="77777777" w:rsidTr="00FE4501">
                        <w:trPr>
                          <w:trHeight w:val="20"/>
                          <w:jc w:val="center"/>
                        </w:trPr>
                        <w:tc>
                          <w:tcPr>
                            <w:tcW w:w="0" w:type="auto"/>
                            <w:tcBorders>
                              <w:left w:val="nil"/>
                              <w:bottom w:val="single" w:sz="4" w:space="0" w:color="auto"/>
                            </w:tcBorders>
                            <w:vAlign w:val="center"/>
                          </w:tcPr>
                          <w:p w14:paraId="61075A9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722BED42" w14:textId="77777777" w:rsidR="007C32FA" w:rsidRPr="006A50CC" w:rsidRDefault="007C32FA" w:rsidP="00FD227E">
                            <w:pPr>
                              <w:ind w:rightChars="-50" w:right="-10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1A39EDF9"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6703.21 mm</w:t>
                            </w:r>
                            <w:r>
                              <w:rPr>
                                <w:rFonts w:eastAsia="Yu Mincho"/>
                                <w:sz w:val="16"/>
                                <w:szCs w:val="16"/>
                                <w:vertAlign w:val="superscript"/>
                                <w:lang w:eastAsia="ja-JP"/>
                              </w:rPr>
                              <w:t>4</w:t>
                            </w:r>
                          </w:p>
                        </w:tc>
                        <w:tc>
                          <w:tcPr>
                            <w:tcW w:w="0" w:type="auto"/>
                            <w:tcBorders>
                              <w:bottom w:val="single" w:sz="4" w:space="0" w:color="auto"/>
                              <w:right w:val="nil"/>
                            </w:tcBorders>
                          </w:tcPr>
                          <w:p w14:paraId="3B6B19A3"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13406.42 mm</w:t>
                            </w:r>
                            <w:r>
                              <w:rPr>
                                <w:rFonts w:eastAsia="Yu Mincho"/>
                                <w:sz w:val="16"/>
                                <w:szCs w:val="16"/>
                                <w:vertAlign w:val="superscript"/>
                                <w:lang w:eastAsia="ja-JP"/>
                              </w:rPr>
                              <w:t>4</w:t>
                            </w:r>
                          </w:p>
                        </w:tc>
                      </w:tr>
                      <w:tr w:rsidR="007C32FA" w:rsidRPr="006A50CC" w14:paraId="556504CA" w14:textId="77777777" w:rsidTr="00FE4501">
                        <w:trPr>
                          <w:trHeight w:val="20"/>
                          <w:jc w:val="center"/>
                        </w:trPr>
                        <w:tc>
                          <w:tcPr>
                            <w:tcW w:w="0" w:type="auto"/>
                            <w:tcBorders>
                              <w:left w:val="nil"/>
                              <w:bottom w:val="double" w:sz="4" w:space="0" w:color="auto"/>
                            </w:tcBorders>
                            <w:vAlign w:val="center"/>
                          </w:tcPr>
                          <w:p w14:paraId="5E818456"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Core Volume</w:t>
                            </w:r>
                          </w:p>
                        </w:tc>
                        <w:tc>
                          <w:tcPr>
                            <w:tcW w:w="0" w:type="auto"/>
                            <w:tcBorders>
                              <w:bottom w:val="double" w:sz="4" w:space="0" w:color="auto"/>
                            </w:tcBorders>
                            <w:vAlign w:val="center"/>
                          </w:tcPr>
                          <w:p w14:paraId="29BEBB59"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Vol.</w:t>
                            </w:r>
                          </w:p>
                        </w:tc>
                        <w:tc>
                          <w:tcPr>
                            <w:tcW w:w="0" w:type="auto"/>
                            <w:tcBorders>
                              <w:bottom w:val="double" w:sz="4" w:space="0" w:color="auto"/>
                              <w:right w:val="nil"/>
                            </w:tcBorders>
                            <w:vAlign w:val="center"/>
                          </w:tcPr>
                          <w:p w14:paraId="15261296"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10313.57 mm</w:t>
                            </w:r>
                            <w:r>
                              <w:rPr>
                                <w:rFonts w:eastAsia="Yu Mincho"/>
                                <w:sz w:val="16"/>
                                <w:szCs w:val="16"/>
                                <w:vertAlign w:val="superscript"/>
                                <w:lang w:eastAsia="ja-JP"/>
                              </w:rPr>
                              <w:t>3</w:t>
                            </w:r>
                          </w:p>
                        </w:tc>
                        <w:tc>
                          <w:tcPr>
                            <w:tcW w:w="0" w:type="auto"/>
                            <w:tcBorders>
                              <w:bottom w:val="double" w:sz="4" w:space="0" w:color="auto"/>
                              <w:right w:val="nil"/>
                            </w:tcBorders>
                          </w:tcPr>
                          <w:p w14:paraId="70A3C261"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8672.64 mm</w:t>
                            </w:r>
                            <w:r>
                              <w:rPr>
                                <w:rFonts w:eastAsia="Yu Mincho"/>
                                <w:sz w:val="16"/>
                                <w:szCs w:val="16"/>
                                <w:vertAlign w:val="superscript"/>
                                <w:lang w:eastAsia="ja-JP"/>
                              </w:rPr>
                              <w:t>3</w:t>
                            </w:r>
                          </w:p>
                        </w:tc>
                      </w:tr>
                    </w:tbl>
                    <w:p w14:paraId="1F759579" w14:textId="77777777" w:rsidR="007C32FA" w:rsidRDefault="007C32FA" w:rsidP="007C32FA">
                      <w:pPr>
                        <w:ind w:rightChars="-50" w:right="-100"/>
                        <w:rPr>
                          <w:sz w:val="16"/>
                          <w:szCs w:val="16"/>
                          <w:lang w:eastAsia="ja-JP"/>
                        </w:rPr>
                      </w:pPr>
                    </w:p>
                  </w:txbxContent>
                </v:textbox>
                <w10:wrap type="square" anchorx="margin" anchory="margin"/>
              </v:shape>
            </w:pict>
          </mc:Fallback>
        </mc:AlternateContent>
      </w:r>
      <w:r w:rsidR="007C32FA">
        <w:rPr>
          <w:rFonts w:ascii="Times" w:eastAsia="Times" w:hAnsi="Times" w:cs="Times"/>
          <w:color w:val="000000"/>
        </w:rPr>
        <w:t xml:space="preserve">Using (31), (32), and (33) with the actual dimensions of the core used in the experimental verification, a 19% volume reduction has been achieved by the proposed design, </w:t>
      </w:r>
      <w:r w:rsidR="007C32FA" w:rsidRPr="00163322">
        <w:rPr>
          <w:rFonts w:ascii="Times" w:eastAsia="Times" w:hAnsi="Times" w:cs="Times"/>
          <w:b/>
          <w:bCs/>
          <w:color w:val="FF0000"/>
        </w:rPr>
        <w:t xml:space="preserve">with the </w:t>
      </w:r>
      <w:r w:rsidR="007C32FA">
        <w:rPr>
          <w:rFonts w:ascii="Times" w:eastAsia="Times" w:hAnsi="Times" w:cs="Times"/>
          <w:b/>
          <w:bCs/>
          <w:color w:val="FF0000"/>
        </w:rPr>
        <w:t xml:space="preserve">comparison </w:t>
      </w:r>
      <w:r w:rsidR="007C32FA" w:rsidRPr="00163322">
        <w:rPr>
          <w:rFonts w:ascii="Times" w:eastAsia="Times" w:hAnsi="Times" w:cs="Times"/>
          <w:b/>
          <w:bCs/>
          <w:color w:val="FF0000"/>
        </w:rPr>
        <w:t xml:space="preserve">shown in Table </w:t>
      </w:r>
      <w:r>
        <w:rPr>
          <w:rFonts w:ascii="Times" w:eastAsia="Times" w:hAnsi="Times" w:cs="Times"/>
          <w:b/>
          <w:bCs/>
          <w:color w:val="FF0000"/>
        </w:rPr>
        <w:t>V</w:t>
      </w:r>
      <w:r w:rsidR="007C32FA" w:rsidRPr="00163322">
        <w:rPr>
          <w:rFonts w:ascii="Times" w:eastAsia="Times" w:hAnsi="Times" w:cs="Times"/>
          <w:color w:val="FF0000"/>
        </w:rPr>
        <w:t>.</w:t>
      </w:r>
      <w:r w:rsidR="00331D00">
        <w:rPr>
          <w:rFonts w:ascii="Times" w:eastAsia="Times" w:hAnsi="Times" w:cs="Times"/>
          <w:color w:val="FF0000"/>
        </w:rPr>
        <w:t xml:space="preserve"> The maximum duty set was </w:t>
      </w:r>
      <w:proofErr w:type="gramStart"/>
      <w:r w:rsidR="00331D00">
        <w:rPr>
          <w:rFonts w:ascii="Times" w:eastAsia="Times" w:hAnsi="Times" w:cs="Times"/>
          <w:color w:val="FF0000"/>
        </w:rPr>
        <w:t>0.47</w:t>
      </w:r>
      <w:r>
        <w:rPr>
          <w:rFonts w:ascii="Times" w:eastAsia="Times" w:hAnsi="Times" w:cs="Times"/>
          <w:color w:val="FF0000"/>
        </w:rPr>
        <w:t>, and</w:t>
      </w:r>
      <w:proofErr w:type="gramEnd"/>
      <w:r>
        <w:rPr>
          <w:rFonts w:ascii="Times" w:eastAsia="Times" w:hAnsi="Times" w:cs="Times"/>
          <w:color w:val="FF0000"/>
        </w:rPr>
        <w:t xml:space="preserve"> was used in the calculation</w:t>
      </w:r>
      <w:r w:rsidR="00331D00">
        <w:rPr>
          <w:rFonts w:ascii="Times" w:eastAsia="Times" w:hAnsi="Times" w:cs="Times"/>
          <w:color w:val="FF0000"/>
        </w:rPr>
        <w:t>.</w:t>
      </w:r>
    </w:p>
    <w:p w14:paraId="2F97CCA6" w14:textId="20B33409" w:rsidR="0036779C" w:rsidRPr="00493121" w:rsidRDefault="0036779C" w:rsidP="0036779C">
      <w:pPr>
        <w:pStyle w:val="Heading1"/>
      </w:pPr>
      <w:r>
        <w:t>V</w:t>
      </w:r>
      <w:r w:rsidRPr="00493121">
        <w:t xml:space="preserve">. </w:t>
      </w:r>
      <w:r w:rsidR="002852C3">
        <w:t>Experimental Verification</w:t>
      </w:r>
      <w:r w:rsidR="00331D00">
        <w:t xml:space="preserve"> of Proposed Design</w:t>
      </w:r>
    </w:p>
    <w:p w14:paraId="59B31C6D" w14:textId="104AD73D" w:rsidR="00EC334C" w:rsidRPr="00F040EF" w:rsidRDefault="0036779C" w:rsidP="00AD0AE1">
      <w:pPr>
        <w:widowControl w:val="0"/>
        <w:pBdr>
          <w:top w:val="nil"/>
          <w:left w:val="nil"/>
          <w:bottom w:val="nil"/>
          <w:right w:val="nil"/>
          <w:between w:val="nil"/>
        </w:pBdr>
        <w:spacing w:after="120" w:line="252" w:lineRule="auto"/>
        <w:ind w:firstLine="204"/>
        <w:jc w:val="both"/>
        <w:rPr>
          <w:i/>
          <w:iCs/>
          <w:color w:val="000000"/>
          <w:spacing w:val="-4"/>
        </w:rPr>
      </w:pPr>
      <w:r>
        <w:rPr>
          <w:i/>
          <w:iCs/>
          <w:color w:val="000000"/>
          <w:spacing w:val="-4"/>
        </w:rPr>
        <w:t>A</w:t>
      </w:r>
      <w:r w:rsidR="00EC334C">
        <w:rPr>
          <w:i/>
          <w:iCs/>
          <w:color w:val="000000"/>
          <w:spacing w:val="-4"/>
        </w:rPr>
        <w:t xml:space="preserve">. </w:t>
      </w:r>
      <w:r w:rsidR="000A4B18" w:rsidRPr="000A4B18">
        <w:rPr>
          <w:i/>
          <w:iCs/>
          <w:color w:val="000000"/>
          <w:spacing w:val="-4"/>
        </w:rPr>
        <w:t>Prototype Evaluation Circuit and Prototype Transformer</w:t>
      </w:r>
    </w:p>
    <w:p w14:paraId="56D41E1C" w14:textId="179BDCD0" w:rsidR="00B95F5A" w:rsidRPr="00B95F5A" w:rsidRDefault="00B95F5A" w:rsidP="006A20D3">
      <w:pPr>
        <w:widowControl w:val="0"/>
        <w:pBdr>
          <w:top w:val="nil"/>
          <w:left w:val="nil"/>
          <w:bottom w:val="nil"/>
          <w:right w:val="nil"/>
          <w:between w:val="nil"/>
        </w:pBdr>
        <w:spacing w:after="120" w:line="252" w:lineRule="auto"/>
        <w:ind w:firstLine="204"/>
        <w:jc w:val="both"/>
        <w:rPr>
          <w:color w:val="000000"/>
          <w:spacing w:val="-4"/>
        </w:rPr>
      </w:pPr>
      <w:r w:rsidRPr="00B95F5A">
        <w:rPr>
          <w:color w:val="000000"/>
          <w:spacing w:val="-4"/>
        </w:rPr>
        <w:t>A prototype two-phase interleaved flyback rectifier</w:t>
      </w:r>
      <w:r w:rsidR="00A60788">
        <w:rPr>
          <w:color w:val="000000"/>
          <w:spacing w:val="-4"/>
        </w:rPr>
        <w:t>, shown in Fig. 15(a)</w:t>
      </w:r>
      <w:r w:rsidRPr="00B95F5A">
        <w:rPr>
          <w:color w:val="000000"/>
          <w:spacing w:val="-4"/>
        </w:rPr>
        <w:t xml:space="preserve"> operating in DCM</w:t>
      </w:r>
      <w:r w:rsidR="00482F91">
        <w:rPr>
          <w:color w:val="000000"/>
          <w:spacing w:val="-4"/>
        </w:rPr>
        <w:t xml:space="preserve"> </w:t>
      </w:r>
      <w:r w:rsidRPr="00B95F5A">
        <w:rPr>
          <w:color w:val="000000"/>
          <w:spacing w:val="-4"/>
        </w:rPr>
        <w:t>was built to verify the operation of the integrated transformer</w:t>
      </w:r>
      <w:r w:rsidR="005F53EC">
        <w:rPr>
          <w:color w:val="000000"/>
          <w:spacing w:val="-4"/>
        </w:rPr>
        <w:t xml:space="preserve"> (diagram s</w:t>
      </w:r>
      <w:r w:rsidRPr="00B95F5A">
        <w:rPr>
          <w:color w:val="000000"/>
          <w:spacing w:val="-4"/>
        </w:rPr>
        <w:t xml:space="preserve">. </w:t>
      </w:r>
      <w:r w:rsidR="00482F91">
        <w:rPr>
          <w:color w:val="000000"/>
          <w:spacing w:val="-4"/>
        </w:rPr>
        <w:t xml:space="preserve">The </w:t>
      </w:r>
      <w:r w:rsidRPr="00B95F5A">
        <w:rPr>
          <w:color w:val="000000"/>
          <w:spacing w:val="-4"/>
        </w:rPr>
        <w:t xml:space="preserve">prototype integrated transformer, shown in </w:t>
      </w:r>
      <w:r w:rsidRPr="00FF654F">
        <w:rPr>
          <w:b/>
          <w:bCs/>
          <w:color w:val="000000"/>
          <w:spacing w:val="-4"/>
        </w:rPr>
        <w:t xml:space="preserve">Fig. </w:t>
      </w:r>
      <w:r w:rsidR="00A60788">
        <w:rPr>
          <w:b/>
          <w:bCs/>
          <w:color w:val="000000"/>
          <w:spacing w:val="-4"/>
        </w:rPr>
        <w:t>15(b)</w:t>
      </w:r>
      <w:r w:rsidRPr="00B95F5A">
        <w:rPr>
          <w:color w:val="000000"/>
          <w:spacing w:val="-4"/>
        </w:rPr>
        <w:t>, was also designed using the proposed method.</w:t>
      </w:r>
      <w:r w:rsidR="00604EAC">
        <w:rPr>
          <w:color w:val="000000"/>
          <w:spacing w:val="-4"/>
        </w:rPr>
        <w:t xml:space="preserve"> </w:t>
      </w:r>
      <w:r w:rsidR="00604EAC" w:rsidRPr="00604EAC">
        <w:rPr>
          <w:color w:val="000000"/>
          <w:spacing w:val="-4"/>
        </w:rPr>
        <w:t xml:space="preserve"> </w:t>
      </w:r>
      <w:r w:rsidR="00604EAC" w:rsidRPr="00B95F5A">
        <w:rPr>
          <w:color w:val="000000"/>
          <w:spacing w:val="-4"/>
        </w:rPr>
        <w:t xml:space="preserve">The specifications of the two-phase interleaved flyback rectifier and transformer are shown in Tables </w:t>
      </w:r>
      <w:r w:rsidR="00A60788">
        <w:rPr>
          <w:color w:val="000000"/>
          <w:spacing w:val="-4"/>
        </w:rPr>
        <w:t>VI</w:t>
      </w:r>
      <w:r w:rsidR="00604EAC" w:rsidRPr="00B95F5A">
        <w:rPr>
          <w:color w:val="000000"/>
          <w:spacing w:val="-4"/>
        </w:rPr>
        <w:t xml:space="preserve"> and </w:t>
      </w:r>
      <w:r w:rsidR="00BA3BEC">
        <w:rPr>
          <w:color w:val="000000"/>
          <w:spacing w:val="-4"/>
        </w:rPr>
        <w:t>V</w:t>
      </w:r>
      <w:r w:rsidR="00A60788">
        <w:rPr>
          <w:color w:val="000000"/>
          <w:spacing w:val="-4"/>
        </w:rPr>
        <w:t>II</w:t>
      </w:r>
      <w:r w:rsidR="00604EAC" w:rsidRPr="00B95F5A">
        <w:rPr>
          <w:color w:val="000000"/>
          <w:spacing w:val="-4"/>
        </w:rPr>
        <w:t xml:space="preserve"> respectively.</w:t>
      </w:r>
      <w:r w:rsidR="00861CED">
        <w:rPr>
          <w:color w:val="000000"/>
          <w:spacing w:val="-4"/>
        </w:rPr>
        <w:t xml:space="preserve"> </w:t>
      </w:r>
      <w:r w:rsidRPr="00B95F5A">
        <w:rPr>
          <w:color w:val="000000"/>
          <w:spacing w:val="-4"/>
        </w:rPr>
        <w:t xml:space="preserve">The coupling coefficient between the two flyback transformers, which is the coupling coefficient between </w:t>
      </w:r>
      <w:r w:rsidRPr="00B95F5A">
        <w:rPr>
          <w:i/>
          <w:iCs/>
          <w:color w:val="000000"/>
          <w:spacing w:val="-4"/>
        </w:rPr>
        <w:t>N</w:t>
      </w:r>
      <w:r w:rsidRPr="00B95F5A">
        <w:rPr>
          <w:color w:val="000000"/>
          <w:spacing w:val="-4"/>
          <w:vertAlign w:val="subscript"/>
        </w:rPr>
        <w:t>12</w:t>
      </w:r>
      <w:r w:rsidRPr="00B95F5A">
        <w:rPr>
          <w:color w:val="000000"/>
          <w:spacing w:val="-4"/>
        </w:rPr>
        <w:t xml:space="preserve"> and </w:t>
      </w:r>
      <w:r w:rsidRPr="00B95F5A">
        <w:rPr>
          <w:i/>
          <w:iCs/>
          <w:color w:val="000000"/>
          <w:spacing w:val="-4"/>
        </w:rPr>
        <w:t>N</w:t>
      </w:r>
      <w:r w:rsidRPr="00B95F5A">
        <w:rPr>
          <w:color w:val="000000"/>
          <w:spacing w:val="-4"/>
          <w:vertAlign w:val="subscript"/>
        </w:rPr>
        <w:t>56</w:t>
      </w:r>
      <w:r w:rsidRPr="00B95F5A">
        <w:rPr>
          <w:color w:val="000000"/>
          <w:spacing w:val="-4"/>
        </w:rPr>
        <w:t>, is 0.0005, showing that the coupling was almost eliminated, and with the magnetizing inductance of the prototype close to the target.</w:t>
      </w:r>
      <w:r w:rsidR="00635FA8">
        <w:rPr>
          <w:color w:val="000000"/>
          <w:spacing w:val="-4"/>
        </w:rPr>
        <w:t xml:space="preserve"> The </w:t>
      </w:r>
      <w:r w:rsidR="00BA3BEC">
        <w:rPr>
          <w:color w:val="000000"/>
          <w:spacing w:val="-4"/>
        </w:rPr>
        <w:t xml:space="preserve">number of turns </w:t>
      </w:r>
      <w:r w:rsidR="00635FA8">
        <w:rPr>
          <w:color w:val="000000"/>
          <w:spacing w:val="-4"/>
        </w:rPr>
        <w:t>were adjusted so that the target inductance is met</w:t>
      </w:r>
      <w:r w:rsidR="00BA3BEC">
        <w:rPr>
          <w:color w:val="000000"/>
          <w:spacing w:val="-4"/>
        </w:rPr>
        <w:t xml:space="preserve"> as close as possible</w:t>
      </w:r>
      <w:r w:rsidR="00635FA8">
        <w:rPr>
          <w:color w:val="000000"/>
          <w:spacing w:val="-4"/>
        </w:rPr>
        <w:t>.</w:t>
      </w:r>
      <w:r w:rsidR="00FF654F">
        <w:rPr>
          <w:color w:val="000000"/>
          <w:spacing w:val="-4"/>
        </w:rPr>
        <w:t xml:space="preserve"> </w:t>
      </w:r>
    </w:p>
    <w:p w14:paraId="329AC2A4" w14:textId="2F259791" w:rsidR="00973A4C" w:rsidRPr="002416C1" w:rsidRDefault="006A20D3" w:rsidP="006A20D3">
      <w:pPr>
        <w:widowControl w:val="0"/>
        <w:pBdr>
          <w:top w:val="nil"/>
          <w:left w:val="nil"/>
          <w:bottom w:val="nil"/>
          <w:right w:val="nil"/>
          <w:between w:val="nil"/>
        </w:pBdr>
        <w:spacing w:after="120" w:line="252" w:lineRule="auto"/>
        <w:jc w:val="both"/>
        <w:rPr>
          <w:b/>
          <w:bCs/>
          <w:i/>
          <w:iCs/>
          <w:color w:val="FF0000"/>
          <w:spacing w:val="-4"/>
        </w:rPr>
      </w:pPr>
      <w:r w:rsidRPr="002416C1">
        <w:rPr>
          <w:b/>
          <w:bCs/>
          <w:i/>
          <w:iCs/>
          <w:color w:val="FF0000"/>
          <w:spacing w:val="-4"/>
        </w:rPr>
        <w:t xml:space="preserve">D. </w:t>
      </w:r>
      <w:r w:rsidR="00364DF0" w:rsidRPr="002416C1">
        <w:rPr>
          <w:b/>
          <w:bCs/>
          <w:i/>
          <w:iCs/>
          <w:color w:val="FF0000"/>
          <w:spacing w:val="-4"/>
        </w:rPr>
        <w:t>Experimental Results</w:t>
      </w:r>
    </w:p>
    <w:p w14:paraId="72AA7A49" w14:textId="64C5387F" w:rsidR="00371CAB" w:rsidRPr="002416C1" w:rsidRDefault="00AE2122" w:rsidP="006A20D3">
      <w:pPr>
        <w:widowControl w:val="0"/>
        <w:pBdr>
          <w:top w:val="nil"/>
          <w:left w:val="nil"/>
          <w:bottom w:val="nil"/>
          <w:right w:val="nil"/>
          <w:between w:val="nil"/>
        </w:pBdr>
        <w:spacing w:line="252" w:lineRule="auto"/>
        <w:ind w:firstLine="204"/>
        <w:jc w:val="both"/>
        <w:rPr>
          <w:b/>
          <w:bCs/>
          <w:color w:val="FF0000"/>
          <w:spacing w:val="-4"/>
        </w:rPr>
      </w:pPr>
      <w:r w:rsidRPr="002416C1">
        <w:rPr>
          <w:b/>
          <w:bCs/>
          <w:color w:val="FF0000"/>
        </w:rPr>
        <w:t xml:space="preserve">Fig. </w:t>
      </w:r>
      <w:r w:rsidR="00A60788">
        <w:rPr>
          <w:b/>
          <w:bCs/>
          <w:color w:val="FF0000"/>
        </w:rPr>
        <w:t>16</w:t>
      </w:r>
      <w:r w:rsidRPr="002416C1">
        <w:rPr>
          <w:b/>
          <w:bCs/>
          <w:color w:val="FF0000"/>
        </w:rPr>
        <w:t xml:space="preserve">(a) shows the 100 W experimental waveforms at 4 </w:t>
      </w:r>
      <w:proofErr w:type="spellStart"/>
      <w:r w:rsidRPr="002416C1">
        <w:rPr>
          <w:b/>
          <w:bCs/>
          <w:color w:val="FF0000"/>
        </w:rPr>
        <w:t>ms</w:t>
      </w:r>
      <w:proofErr w:type="spellEnd"/>
      <w:r w:rsidRPr="002416C1">
        <w:rPr>
          <w:b/>
          <w:bCs/>
          <w:color w:val="FF0000"/>
        </w:rPr>
        <w:t>/div. from the two-phase interleaved flyback rectifier with the proposed transformer</w:t>
      </w:r>
      <w:r w:rsidRPr="002416C1">
        <w:rPr>
          <w:rFonts w:eastAsia="Malgun Gothic"/>
          <w:b/>
          <w:bCs/>
          <w:color w:val="FF0000"/>
          <w:lang w:eastAsia="ko-KR"/>
        </w:rPr>
        <w:t>, demonstrating</w:t>
      </w:r>
      <w:r w:rsidRPr="002416C1">
        <w:rPr>
          <w:b/>
          <w:bCs/>
          <w:color w:val="FF0000"/>
        </w:rPr>
        <w:t xml:space="preserve"> </w:t>
      </w:r>
      <w:r w:rsidRPr="002416C1">
        <w:rPr>
          <w:rFonts w:eastAsia="Malgun Gothic"/>
          <w:b/>
          <w:bCs/>
          <w:color w:val="FF0000"/>
          <w:lang w:eastAsia="ko-KR"/>
        </w:rPr>
        <w:t>p</w:t>
      </w:r>
      <w:r w:rsidRPr="002416C1">
        <w:rPr>
          <w:b/>
          <w:bCs/>
          <w:color w:val="FF0000"/>
        </w:rPr>
        <w:t xml:space="preserve">ower factor correction.  Fig. </w:t>
      </w:r>
      <w:r w:rsidR="00A60788">
        <w:rPr>
          <w:b/>
          <w:bCs/>
          <w:color w:val="FF0000"/>
        </w:rPr>
        <w:t>16</w:t>
      </w:r>
      <w:r w:rsidRPr="002416C1">
        <w:rPr>
          <w:b/>
          <w:bCs/>
          <w:color w:val="FF0000"/>
        </w:rPr>
        <w:t xml:space="preserve">(b) </w:t>
      </w:r>
      <w:r w:rsidRPr="002416C1">
        <w:rPr>
          <w:rFonts w:eastAsia="Malgun Gothic"/>
          <w:b/>
          <w:bCs/>
          <w:color w:val="FF0000"/>
          <w:lang w:eastAsia="ko-KR"/>
        </w:rPr>
        <w:t>present</w:t>
      </w:r>
      <w:r w:rsidRPr="002416C1">
        <w:rPr>
          <w:b/>
          <w:bCs/>
          <w:color w:val="FF0000"/>
        </w:rPr>
        <w:t xml:space="preserve">s 2 </w:t>
      </w:r>
      <w:proofErr w:type="spellStart"/>
      <w:r w:rsidRPr="002416C1">
        <w:rPr>
          <w:b/>
          <w:bCs/>
          <w:i/>
          <w:iCs/>
          <w:color w:val="FF0000"/>
          <w:lang w:eastAsia="ja-JP"/>
        </w:rPr>
        <w:t>μ</w:t>
      </w:r>
      <w:r w:rsidRPr="002416C1">
        <w:rPr>
          <w:b/>
          <w:bCs/>
          <w:color w:val="FF0000"/>
        </w:rPr>
        <w:t>s</w:t>
      </w:r>
      <w:proofErr w:type="spellEnd"/>
      <w:r w:rsidRPr="002416C1">
        <w:rPr>
          <w:b/>
          <w:bCs/>
          <w:color w:val="FF0000"/>
        </w:rPr>
        <w:t xml:space="preserve">/div. waveforms, with the </w:t>
      </w:r>
      <w:proofErr w:type="gramStart"/>
      <w:r w:rsidRPr="002416C1">
        <w:rPr>
          <w:b/>
          <w:bCs/>
          <w:color w:val="FF0000"/>
        </w:rPr>
        <w:t>off-times</w:t>
      </w:r>
      <w:proofErr w:type="gramEnd"/>
      <w:r w:rsidRPr="002416C1">
        <w:rPr>
          <w:b/>
          <w:bCs/>
          <w:color w:val="FF0000"/>
        </w:rPr>
        <w:t xml:space="preserve"> of </w:t>
      </w:r>
      <w:r w:rsidRPr="002416C1">
        <w:rPr>
          <w:b/>
          <w:bCs/>
          <w:i/>
          <w:iCs/>
          <w:color w:val="FF0000"/>
        </w:rPr>
        <w:t>S</w:t>
      </w:r>
      <w:r w:rsidRPr="002416C1">
        <w:rPr>
          <w:b/>
          <w:bCs/>
          <w:color w:val="FF0000"/>
          <w:vertAlign w:val="subscript"/>
        </w:rPr>
        <w:t>1</w:t>
      </w:r>
      <w:r w:rsidRPr="002416C1">
        <w:rPr>
          <w:b/>
          <w:bCs/>
          <w:color w:val="FF0000"/>
        </w:rPr>
        <w:t xml:space="preserve"> and </w:t>
      </w:r>
      <w:r w:rsidRPr="002416C1">
        <w:rPr>
          <w:b/>
          <w:bCs/>
          <w:i/>
          <w:iCs/>
          <w:color w:val="FF0000"/>
        </w:rPr>
        <w:t>S</w:t>
      </w:r>
      <w:r w:rsidRPr="002416C1">
        <w:rPr>
          <w:b/>
          <w:bCs/>
          <w:color w:val="FF0000"/>
          <w:vertAlign w:val="subscript"/>
        </w:rPr>
        <w:t xml:space="preserve">2 </w:t>
      </w:r>
      <w:r w:rsidRPr="002416C1">
        <w:rPr>
          <w:b/>
          <w:bCs/>
          <w:color w:val="FF0000"/>
        </w:rPr>
        <w:t>indicated.</w:t>
      </w:r>
      <w:r w:rsidRPr="002416C1">
        <w:rPr>
          <w:rFonts w:eastAsia="Malgun Gothic"/>
          <w:b/>
          <w:bCs/>
          <w:color w:val="FF0000"/>
          <w:lang w:eastAsia="ko-KR"/>
        </w:rPr>
        <w:t xml:space="preserve"> The current</w:t>
      </w:r>
      <w:r w:rsidRPr="002416C1">
        <w:rPr>
          <w:b/>
          <w:bCs/>
          <w:color w:val="FF0000"/>
        </w:rPr>
        <w:t xml:space="preserve"> </w:t>
      </w:r>
      <w:r w:rsidRPr="002416C1">
        <w:rPr>
          <w:b/>
          <w:bCs/>
          <w:i/>
          <w:iCs/>
          <w:color w:val="FF0000"/>
        </w:rPr>
        <w:t>is</w:t>
      </w:r>
      <w:r w:rsidRPr="002416C1">
        <w:rPr>
          <w:b/>
          <w:bCs/>
          <w:i/>
          <w:iCs/>
          <w:color w:val="FF0000"/>
          <w:vertAlign w:val="subscript"/>
        </w:rPr>
        <w:t>1</w:t>
      </w:r>
      <w:r w:rsidRPr="002416C1">
        <w:rPr>
          <w:b/>
          <w:bCs/>
          <w:color w:val="FF0000"/>
        </w:rPr>
        <w:t xml:space="preserve"> is </w:t>
      </w:r>
      <w:r w:rsidRPr="002416C1">
        <w:rPr>
          <w:rFonts w:eastAsia="Malgun Gothic"/>
          <w:b/>
          <w:bCs/>
          <w:color w:val="FF0000"/>
          <w:lang w:eastAsia="ko-KR"/>
        </w:rPr>
        <w:t>zero</w:t>
      </w:r>
      <w:r w:rsidRPr="002416C1">
        <w:rPr>
          <w:b/>
          <w:bCs/>
          <w:color w:val="FF0000"/>
        </w:rPr>
        <w:t xml:space="preserve"> during the off-time of </w:t>
      </w:r>
      <w:r w:rsidRPr="002416C1">
        <w:rPr>
          <w:b/>
          <w:bCs/>
          <w:i/>
          <w:iCs/>
          <w:color w:val="FF0000"/>
        </w:rPr>
        <w:t>S</w:t>
      </w:r>
      <w:r w:rsidRPr="002416C1">
        <w:rPr>
          <w:b/>
          <w:bCs/>
          <w:color w:val="FF0000"/>
          <w:vertAlign w:val="subscript"/>
        </w:rPr>
        <w:t>1</w:t>
      </w:r>
      <w:r w:rsidRPr="002416C1">
        <w:rPr>
          <w:b/>
          <w:bCs/>
          <w:color w:val="FF0000"/>
        </w:rPr>
        <w:t xml:space="preserve"> and </w:t>
      </w:r>
      <w:r w:rsidRPr="002416C1">
        <w:rPr>
          <w:b/>
          <w:bCs/>
          <w:i/>
          <w:iCs/>
          <w:color w:val="FF0000"/>
        </w:rPr>
        <w:t>is</w:t>
      </w:r>
      <w:r w:rsidRPr="002416C1">
        <w:rPr>
          <w:b/>
          <w:bCs/>
          <w:i/>
          <w:iCs/>
          <w:color w:val="FF0000"/>
          <w:vertAlign w:val="subscript"/>
        </w:rPr>
        <w:t>2</w:t>
      </w:r>
      <w:r w:rsidRPr="002416C1">
        <w:rPr>
          <w:b/>
          <w:bCs/>
          <w:color w:val="FF0000"/>
        </w:rPr>
        <w:t xml:space="preserve"> is </w:t>
      </w:r>
      <w:r w:rsidRPr="002416C1">
        <w:rPr>
          <w:rFonts w:eastAsia="Malgun Gothic"/>
          <w:b/>
          <w:bCs/>
          <w:color w:val="FF0000"/>
          <w:lang w:eastAsia="ko-KR"/>
        </w:rPr>
        <w:t>zero</w:t>
      </w:r>
      <w:r w:rsidRPr="002416C1">
        <w:rPr>
          <w:b/>
          <w:bCs/>
          <w:color w:val="FF0000"/>
        </w:rPr>
        <w:t xml:space="preserve"> during the off-time of </w:t>
      </w:r>
      <w:r w:rsidRPr="002416C1">
        <w:rPr>
          <w:b/>
          <w:bCs/>
          <w:i/>
          <w:iCs/>
          <w:color w:val="FF0000"/>
        </w:rPr>
        <w:t>S</w:t>
      </w:r>
      <w:r w:rsidRPr="002416C1">
        <w:rPr>
          <w:b/>
          <w:bCs/>
          <w:color w:val="FF0000"/>
          <w:vertAlign w:val="subscript"/>
        </w:rPr>
        <w:t xml:space="preserve">2. </w:t>
      </w:r>
      <w:r w:rsidRPr="002416C1">
        <w:rPr>
          <w:b/>
          <w:bCs/>
          <w:color w:val="FF0000"/>
        </w:rPr>
        <w:t xml:space="preserve">No current is induced in either switch except during the resonance between the leakage inductance and the parasitic capacitance of the switch. During the inactive </w:t>
      </w:r>
      <w:r w:rsidRPr="002416C1">
        <w:rPr>
          <w:rFonts w:eastAsia="Malgun Gothic"/>
          <w:b/>
          <w:bCs/>
          <w:color w:val="FF0000"/>
          <w:lang w:eastAsia="ko-KR"/>
        </w:rPr>
        <w:t>period</w:t>
      </w:r>
      <w:r w:rsidRPr="002416C1">
        <w:rPr>
          <w:b/>
          <w:bCs/>
          <w:color w:val="FF0000"/>
        </w:rPr>
        <w:t xml:space="preserve"> of the transformer, for example, between the start of the off-time of </w:t>
      </w:r>
      <w:r w:rsidRPr="002416C1">
        <w:rPr>
          <w:b/>
          <w:bCs/>
          <w:i/>
          <w:iCs/>
          <w:color w:val="FF0000"/>
        </w:rPr>
        <w:t>S</w:t>
      </w:r>
      <w:r w:rsidRPr="002416C1">
        <w:rPr>
          <w:b/>
          <w:bCs/>
          <w:color w:val="FF0000"/>
          <w:vertAlign w:val="subscript"/>
        </w:rPr>
        <w:t>1</w:t>
      </w:r>
      <w:r w:rsidRPr="002416C1">
        <w:rPr>
          <w:b/>
          <w:bCs/>
          <w:color w:val="FF0000"/>
        </w:rPr>
        <w:t xml:space="preserve"> </w:t>
      </w:r>
      <w:r w:rsidRPr="002416C1">
        <w:rPr>
          <w:rFonts w:eastAsia="Malgun Gothic"/>
          <w:b/>
          <w:bCs/>
          <w:color w:val="FF0000"/>
          <w:lang w:eastAsia="ko-KR"/>
        </w:rPr>
        <w:t>and</w:t>
      </w:r>
      <w:r w:rsidRPr="002416C1">
        <w:rPr>
          <w:b/>
          <w:bCs/>
          <w:color w:val="FF0000"/>
        </w:rPr>
        <w:t xml:space="preserve"> the start of the off-time of </w:t>
      </w:r>
      <w:r w:rsidRPr="002416C1">
        <w:rPr>
          <w:b/>
          <w:bCs/>
          <w:i/>
          <w:iCs/>
          <w:color w:val="FF0000"/>
        </w:rPr>
        <w:t>S</w:t>
      </w:r>
      <w:r w:rsidRPr="002416C1">
        <w:rPr>
          <w:b/>
          <w:bCs/>
          <w:color w:val="FF0000"/>
          <w:vertAlign w:val="subscript"/>
        </w:rPr>
        <w:t>2</w:t>
      </w:r>
      <w:r w:rsidRPr="002416C1">
        <w:rPr>
          <w:b/>
          <w:bCs/>
          <w:color w:val="FF0000"/>
        </w:rPr>
        <w:t xml:space="preserve">, the secondary diode side current is </w:t>
      </w:r>
      <w:r w:rsidRPr="002416C1">
        <w:rPr>
          <w:rFonts w:eastAsia="Malgun Gothic"/>
          <w:b/>
          <w:bCs/>
          <w:color w:val="FF0000"/>
          <w:lang w:eastAsia="ko-KR"/>
        </w:rPr>
        <w:t>zero</w:t>
      </w:r>
      <w:r w:rsidRPr="002416C1">
        <w:rPr>
          <w:b/>
          <w:bCs/>
          <w:color w:val="FF0000"/>
        </w:rPr>
        <w:t xml:space="preserve">. Moreover, after </w:t>
      </w:r>
      <w:r w:rsidRPr="002416C1">
        <w:rPr>
          <w:b/>
          <w:bCs/>
          <w:i/>
          <w:iCs/>
          <w:color w:val="FF0000"/>
        </w:rPr>
        <w:t>i</w:t>
      </w:r>
      <w:r w:rsidRPr="002416C1">
        <w:rPr>
          <w:b/>
          <w:bCs/>
          <w:i/>
          <w:iCs/>
          <w:color w:val="FF0000"/>
          <w:vertAlign w:val="subscript"/>
        </w:rPr>
        <w:t>D</w:t>
      </w:r>
      <w:r w:rsidRPr="002416C1">
        <w:rPr>
          <w:b/>
          <w:bCs/>
          <w:color w:val="FF0000"/>
          <w:vertAlign w:val="subscript"/>
        </w:rPr>
        <w:t>1</w:t>
      </w:r>
      <w:r w:rsidRPr="002416C1">
        <w:rPr>
          <w:b/>
          <w:bCs/>
          <w:i/>
          <w:iCs/>
          <w:color w:val="FF0000"/>
        </w:rPr>
        <w:t xml:space="preserve"> </w:t>
      </w:r>
      <w:r w:rsidRPr="002416C1">
        <w:rPr>
          <w:b/>
          <w:bCs/>
          <w:color w:val="FF0000"/>
        </w:rPr>
        <w:t xml:space="preserve">and </w:t>
      </w:r>
      <w:r w:rsidRPr="002416C1">
        <w:rPr>
          <w:b/>
          <w:bCs/>
          <w:i/>
          <w:iCs/>
          <w:color w:val="FF0000"/>
        </w:rPr>
        <w:t>i</w:t>
      </w:r>
      <w:r w:rsidRPr="002416C1">
        <w:rPr>
          <w:b/>
          <w:bCs/>
          <w:i/>
          <w:iCs/>
          <w:color w:val="FF0000"/>
          <w:vertAlign w:val="subscript"/>
        </w:rPr>
        <w:t>D</w:t>
      </w:r>
      <w:r w:rsidRPr="002416C1">
        <w:rPr>
          <w:b/>
          <w:bCs/>
          <w:color w:val="FF0000"/>
          <w:vertAlign w:val="subscript"/>
        </w:rPr>
        <w:t>2</w:t>
      </w:r>
      <w:r w:rsidRPr="002416C1">
        <w:rPr>
          <w:b/>
          <w:bCs/>
          <w:color w:val="FF0000"/>
        </w:rPr>
        <w:t xml:space="preserve"> reached </w:t>
      </w:r>
      <w:r w:rsidRPr="002416C1">
        <w:rPr>
          <w:rFonts w:eastAsia="Malgun Gothic"/>
          <w:b/>
          <w:bCs/>
          <w:color w:val="FF0000"/>
          <w:lang w:eastAsia="ko-KR"/>
        </w:rPr>
        <w:t>zero</w:t>
      </w:r>
      <w:r w:rsidRPr="002416C1">
        <w:rPr>
          <w:b/>
          <w:bCs/>
          <w:color w:val="FF0000"/>
        </w:rPr>
        <w:t xml:space="preserve"> </w:t>
      </w:r>
      <w:r w:rsidRPr="002416C1">
        <w:rPr>
          <w:rFonts w:eastAsia="Malgun Gothic"/>
          <w:b/>
          <w:bCs/>
          <w:color w:val="FF0000"/>
          <w:lang w:eastAsia="ko-KR"/>
        </w:rPr>
        <w:t>when</w:t>
      </w:r>
      <w:r w:rsidRPr="002416C1">
        <w:rPr>
          <w:b/>
          <w:bCs/>
          <w:color w:val="FF0000"/>
        </w:rPr>
        <w:t xml:space="preserve"> </w:t>
      </w:r>
      <w:r w:rsidRPr="002416C1">
        <w:rPr>
          <w:b/>
          <w:bCs/>
          <w:i/>
          <w:iCs/>
          <w:color w:val="FF0000"/>
        </w:rPr>
        <w:t>S</w:t>
      </w:r>
      <w:r w:rsidRPr="002416C1">
        <w:rPr>
          <w:b/>
          <w:bCs/>
          <w:color w:val="FF0000"/>
          <w:vertAlign w:val="subscript"/>
        </w:rPr>
        <w:t>1</w:t>
      </w:r>
      <w:r w:rsidRPr="002416C1">
        <w:rPr>
          <w:b/>
          <w:bCs/>
          <w:color w:val="FF0000"/>
        </w:rPr>
        <w:t xml:space="preserve"> and </w:t>
      </w:r>
      <w:r w:rsidRPr="002416C1">
        <w:rPr>
          <w:b/>
          <w:bCs/>
          <w:i/>
          <w:iCs/>
          <w:color w:val="FF0000"/>
        </w:rPr>
        <w:t>S</w:t>
      </w:r>
      <w:r w:rsidRPr="002416C1">
        <w:rPr>
          <w:b/>
          <w:bCs/>
          <w:color w:val="FF0000"/>
          <w:vertAlign w:val="subscript"/>
        </w:rPr>
        <w:t xml:space="preserve">2 </w:t>
      </w:r>
      <w:r w:rsidRPr="002416C1">
        <w:rPr>
          <w:b/>
          <w:bCs/>
          <w:color w:val="FF0000"/>
        </w:rPr>
        <w:t xml:space="preserve">switched off, the currents </w:t>
      </w:r>
      <w:r w:rsidRPr="002416C1">
        <w:rPr>
          <w:rFonts w:eastAsia="Malgun Gothic"/>
          <w:b/>
          <w:bCs/>
          <w:color w:val="FF0000"/>
          <w:lang w:eastAsia="ko-KR"/>
        </w:rPr>
        <w:t>remained</w:t>
      </w:r>
      <w:r w:rsidRPr="002416C1">
        <w:rPr>
          <w:b/>
          <w:bCs/>
          <w:color w:val="FF0000"/>
        </w:rPr>
        <w:t xml:space="preserve"> at </w:t>
      </w:r>
      <w:r w:rsidRPr="002416C1">
        <w:rPr>
          <w:rFonts w:eastAsia="Malgun Gothic"/>
          <w:b/>
          <w:bCs/>
          <w:color w:val="FF0000"/>
          <w:lang w:eastAsia="ko-KR"/>
        </w:rPr>
        <w:t>zero</w:t>
      </w:r>
      <w:r w:rsidRPr="002416C1">
        <w:rPr>
          <w:b/>
          <w:bCs/>
          <w:color w:val="FF0000"/>
        </w:rPr>
        <w:t xml:space="preserve">. Lastly, a linear increase and decrease of </w:t>
      </w:r>
      <w:r w:rsidRPr="002416C1">
        <w:rPr>
          <w:b/>
          <w:bCs/>
          <w:i/>
          <w:iCs/>
          <w:color w:val="FF0000"/>
        </w:rPr>
        <w:t>i</w:t>
      </w:r>
      <w:r w:rsidRPr="002416C1">
        <w:rPr>
          <w:b/>
          <w:bCs/>
          <w:i/>
          <w:iCs/>
          <w:color w:val="FF0000"/>
          <w:vertAlign w:val="subscript"/>
        </w:rPr>
        <w:t>S</w:t>
      </w:r>
      <w:r w:rsidRPr="002416C1">
        <w:rPr>
          <w:b/>
          <w:bCs/>
          <w:color w:val="FF0000"/>
          <w:vertAlign w:val="subscript"/>
        </w:rPr>
        <w:t>1</w:t>
      </w:r>
      <w:r w:rsidRPr="002416C1">
        <w:rPr>
          <w:b/>
          <w:bCs/>
          <w:i/>
          <w:iCs/>
          <w:color w:val="FF0000"/>
          <w:vertAlign w:val="subscript"/>
        </w:rPr>
        <w:softHyphen/>
      </w:r>
      <w:r w:rsidRPr="002416C1">
        <w:rPr>
          <w:b/>
          <w:bCs/>
          <w:color w:val="FF0000"/>
        </w:rPr>
        <w:t>,</w:t>
      </w:r>
      <w:r w:rsidRPr="002416C1">
        <w:rPr>
          <w:b/>
          <w:bCs/>
          <w:i/>
          <w:iCs/>
          <w:color w:val="FF0000"/>
          <w:vertAlign w:val="subscript"/>
        </w:rPr>
        <w:t xml:space="preserve"> </w:t>
      </w:r>
      <w:r w:rsidRPr="002416C1">
        <w:rPr>
          <w:b/>
          <w:bCs/>
          <w:i/>
          <w:iCs/>
          <w:color w:val="FF0000"/>
        </w:rPr>
        <w:t>i</w:t>
      </w:r>
      <w:r w:rsidRPr="002416C1">
        <w:rPr>
          <w:b/>
          <w:bCs/>
          <w:i/>
          <w:iCs/>
          <w:color w:val="FF0000"/>
          <w:vertAlign w:val="subscript"/>
        </w:rPr>
        <w:t>S</w:t>
      </w:r>
      <w:r w:rsidRPr="002416C1">
        <w:rPr>
          <w:b/>
          <w:bCs/>
          <w:color w:val="FF0000"/>
          <w:vertAlign w:val="subscript"/>
        </w:rPr>
        <w:t>2</w:t>
      </w:r>
      <w:r w:rsidRPr="002416C1">
        <w:rPr>
          <w:b/>
          <w:bCs/>
          <w:i/>
          <w:iCs/>
          <w:color w:val="FF0000"/>
        </w:rPr>
        <w:t>,</w:t>
      </w:r>
      <w:r w:rsidRPr="002416C1">
        <w:rPr>
          <w:b/>
          <w:bCs/>
          <w:i/>
          <w:iCs/>
          <w:color w:val="FF0000"/>
          <w:vertAlign w:val="subscript"/>
        </w:rPr>
        <w:t xml:space="preserve"> </w:t>
      </w:r>
      <w:r w:rsidRPr="002416C1">
        <w:rPr>
          <w:b/>
          <w:bCs/>
          <w:i/>
          <w:iCs/>
          <w:color w:val="FF0000"/>
        </w:rPr>
        <w:t>i</w:t>
      </w:r>
      <w:r w:rsidRPr="002416C1">
        <w:rPr>
          <w:b/>
          <w:bCs/>
          <w:i/>
          <w:iCs/>
          <w:color w:val="FF0000"/>
          <w:vertAlign w:val="subscript"/>
        </w:rPr>
        <w:t>D</w:t>
      </w:r>
      <w:r w:rsidRPr="002416C1">
        <w:rPr>
          <w:b/>
          <w:bCs/>
          <w:color w:val="FF0000"/>
          <w:vertAlign w:val="subscript"/>
        </w:rPr>
        <w:t>1</w:t>
      </w:r>
      <w:r w:rsidRPr="002416C1">
        <w:rPr>
          <w:b/>
          <w:bCs/>
          <w:color w:val="FF0000"/>
          <w:vertAlign w:val="subscript"/>
        </w:rPr>
        <w:softHyphen/>
      </w:r>
      <w:r w:rsidRPr="002416C1">
        <w:rPr>
          <w:b/>
          <w:bCs/>
          <w:color w:val="FF0000"/>
        </w:rPr>
        <w:t>,</w:t>
      </w:r>
      <w:r w:rsidRPr="002416C1">
        <w:rPr>
          <w:rFonts w:eastAsia="Malgun Gothic"/>
          <w:b/>
          <w:bCs/>
          <w:color w:val="FF0000"/>
          <w:lang w:eastAsia="ko-KR"/>
        </w:rPr>
        <w:t xml:space="preserve"> and</w:t>
      </w:r>
      <w:r w:rsidRPr="002416C1">
        <w:rPr>
          <w:b/>
          <w:bCs/>
          <w:i/>
          <w:iCs/>
          <w:color w:val="FF0000"/>
          <w:vertAlign w:val="subscript"/>
        </w:rPr>
        <w:t xml:space="preserve"> </w:t>
      </w:r>
      <w:r w:rsidRPr="002416C1">
        <w:rPr>
          <w:b/>
          <w:bCs/>
          <w:i/>
          <w:iCs/>
          <w:color w:val="FF0000"/>
        </w:rPr>
        <w:t>i</w:t>
      </w:r>
      <w:r w:rsidRPr="002416C1">
        <w:rPr>
          <w:b/>
          <w:bCs/>
          <w:i/>
          <w:iCs/>
          <w:color w:val="FF0000"/>
          <w:vertAlign w:val="subscript"/>
        </w:rPr>
        <w:t>D</w:t>
      </w:r>
      <w:r w:rsidRPr="002416C1">
        <w:rPr>
          <w:b/>
          <w:bCs/>
          <w:color w:val="FF0000"/>
          <w:vertAlign w:val="subscript"/>
        </w:rPr>
        <w:t>2</w:t>
      </w:r>
      <w:r w:rsidRPr="002416C1">
        <w:rPr>
          <w:b/>
          <w:bCs/>
          <w:i/>
          <w:iCs/>
          <w:color w:val="FF0000"/>
          <w:vertAlign w:val="subscript"/>
        </w:rPr>
        <w:t xml:space="preserve"> </w:t>
      </w:r>
      <w:r w:rsidRPr="002416C1">
        <w:rPr>
          <w:b/>
          <w:bCs/>
          <w:color w:val="FF0000"/>
        </w:rPr>
        <w:t xml:space="preserve">was </w:t>
      </w:r>
      <w:r w:rsidRPr="002416C1">
        <w:rPr>
          <w:rFonts w:eastAsia="Malgun Gothic"/>
          <w:b/>
          <w:bCs/>
          <w:color w:val="FF0000"/>
          <w:lang w:eastAsia="ko-KR"/>
        </w:rPr>
        <w:t>observed</w:t>
      </w:r>
      <w:r w:rsidRPr="002416C1">
        <w:rPr>
          <w:b/>
          <w:bCs/>
          <w:color w:val="FF0000"/>
        </w:rPr>
        <w:t xml:space="preserve"> throughout the circuit operation. Therefore, the two flyback converters </w:t>
      </w:r>
      <w:r w:rsidRPr="002416C1">
        <w:rPr>
          <w:b/>
          <w:bCs/>
          <w:i/>
          <w:color w:val="FF0000"/>
        </w:rPr>
        <w:t>N</w:t>
      </w:r>
      <w:r w:rsidRPr="002416C1">
        <w:rPr>
          <w:b/>
          <w:bCs/>
          <w:color w:val="FF0000"/>
          <w:vertAlign w:val="subscript"/>
        </w:rPr>
        <w:t>12</w:t>
      </w:r>
      <w:r w:rsidRPr="002416C1">
        <w:rPr>
          <w:b/>
          <w:bCs/>
          <w:color w:val="FF0000"/>
        </w:rPr>
        <w:t xml:space="preserve">, </w:t>
      </w:r>
      <w:r w:rsidRPr="002416C1">
        <w:rPr>
          <w:b/>
          <w:bCs/>
          <w:i/>
          <w:color w:val="FF0000"/>
        </w:rPr>
        <w:t>N</w:t>
      </w:r>
      <w:r w:rsidRPr="002416C1">
        <w:rPr>
          <w:b/>
          <w:bCs/>
          <w:color w:val="FF0000"/>
          <w:vertAlign w:val="subscript"/>
        </w:rPr>
        <w:t>34</w:t>
      </w:r>
      <w:r w:rsidRPr="002416C1">
        <w:rPr>
          <w:b/>
          <w:bCs/>
          <w:color w:val="FF0000"/>
        </w:rPr>
        <w:t xml:space="preserve">, </w:t>
      </w:r>
      <w:r w:rsidRPr="002416C1">
        <w:rPr>
          <w:b/>
          <w:bCs/>
          <w:i/>
          <w:color w:val="FF0000"/>
        </w:rPr>
        <w:t>S</w:t>
      </w:r>
      <w:r w:rsidRPr="002416C1">
        <w:rPr>
          <w:b/>
          <w:bCs/>
          <w:color w:val="FF0000"/>
          <w:vertAlign w:val="subscript"/>
        </w:rPr>
        <w:t>1</w:t>
      </w:r>
      <w:r w:rsidRPr="002416C1">
        <w:rPr>
          <w:b/>
          <w:bCs/>
          <w:color w:val="FF0000"/>
        </w:rPr>
        <w:t xml:space="preserve">, </w:t>
      </w:r>
      <w:r w:rsidRPr="002416C1">
        <w:rPr>
          <w:b/>
          <w:bCs/>
          <w:i/>
          <w:color w:val="FF0000"/>
        </w:rPr>
        <w:t>D</w:t>
      </w:r>
      <w:r w:rsidRPr="002416C1">
        <w:rPr>
          <w:b/>
          <w:bCs/>
          <w:color w:val="FF0000"/>
          <w:vertAlign w:val="subscript"/>
        </w:rPr>
        <w:t>1</w:t>
      </w:r>
      <w:r w:rsidRPr="002416C1">
        <w:rPr>
          <w:b/>
          <w:bCs/>
          <w:color w:val="FF0000"/>
        </w:rPr>
        <w:t xml:space="preserve">, </w:t>
      </w:r>
      <w:r w:rsidRPr="002416C1">
        <w:rPr>
          <w:b/>
          <w:bCs/>
          <w:i/>
          <w:color w:val="FF0000"/>
        </w:rPr>
        <w:t>C</w:t>
      </w:r>
      <w:r w:rsidRPr="002416C1">
        <w:rPr>
          <w:b/>
          <w:bCs/>
          <w:color w:val="FF0000"/>
          <w:vertAlign w:val="subscript"/>
        </w:rPr>
        <w:t>o</w:t>
      </w:r>
      <w:r w:rsidRPr="002416C1">
        <w:rPr>
          <w:b/>
          <w:bCs/>
          <w:color w:val="FF0000"/>
        </w:rPr>
        <w:t xml:space="preserve">, </w:t>
      </w:r>
      <w:r w:rsidRPr="002416C1">
        <w:rPr>
          <w:b/>
          <w:bCs/>
          <w:i/>
          <w:color w:val="FF0000"/>
        </w:rPr>
        <w:t>V</w:t>
      </w:r>
      <w:r w:rsidRPr="002416C1">
        <w:rPr>
          <w:b/>
          <w:bCs/>
          <w:color w:val="FF0000"/>
          <w:vertAlign w:val="subscript"/>
        </w:rPr>
        <w:t xml:space="preserve">o </w:t>
      </w:r>
      <w:r w:rsidRPr="002416C1">
        <w:rPr>
          <w:b/>
          <w:bCs/>
          <w:color w:val="FF0000"/>
        </w:rPr>
        <w:t xml:space="preserve">and </w:t>
      </w:r>
      <w:r w:rsidRPr="002416C1">
        <w:rPr>
          <w:b/>
          <w:bCs/>
          <w:i/>
          <w:color w:val="FF0000"/>
        </w:rPr>
        <w:t>N</w:t>
      </w:r>
      <w:r w:rsidRPr="002416C1">
        <w:rPr>
          <w:b/>
          <w:bCs/>
          <w:color w:val="FF0000"/>
          <w:vertAlign w:val="subscript"/>
        </w:rPr>
        <w:t>56</w:t>
      </w:r>
      <w:r w:rsidRPr="002416C1">
        <w:rPr>
          <w:b/>
          <w:bCs/>
          <w:color w:val="FF0000"/>
        </w:rPr>
        <w:t xml:space="preserve">, </w:t>
      </w:r>
      <w:r w:rsidRPr="002416C1">
        <w:rPr>
          <w:b/>
          <w:bCs/>
          <w:i/>
          <w:color w:val="FF0000"/>
        </w:rPr>
        <w:t>N</w:t>
      </w:r>
      <w:r w:rsidRPr="002416C1">
        <w:rPr>
          <w:b/>
          <w:bCs/>
          <w:color w:val="FF0000"/>
          <w:vertAlign w:val="subscript"/>
        </w:rPr>
        <w:t>78</w:t>
      </w:r>
      <w:r w:rsidRPr="002416C1">
        <w:rPr>
          <w:b/>
          <w:bCs/>
          <w:color w:val="FF0000"/>
        </w:rPr>
        <w:t xml:space="preserve">, </w:t>
      </w:r>
      <w:r w:rsidRPr="002416C1">
        <w:rPr>
          <w:b/>
          <w:bCs/>
          <w:i/>
          <w:color w:val="FF0000"/>
        </w:rPr>
        <w:t>S</w:t>
      </w:r>
      <w:r w:rsidRPr="002416C1">
        <w:rPr>
          <w:b/>
          <w:bCs/>
          <w:color w:val="FF0000"/>
          <w:vertAlign w:val="subscript"/>
        </w:rPr>
        <w:t>2</w:t>
      </w:r>
      <w:r w:rsidRPr="002416C1">
        <w:rPr>
          <w:b/>
          <w:bCs/>
          <w:color w:val="FF0000"/>
        </w:rPr>
        <w:t xml:space="preserve">, </w:t>
      </w:r>
      <w:r w:rsidRPr="002416C1">
        <w:rPr>
          <w:b/>
          <w:bCs/>
          <w:i/>
          <w:color w:val="FF0000"/>
        </w:rPr>
        <w:t>D</w:t>
      </w:r>
      <w:r w:rsidRPr="002416C1">
        <w:rPr>
          <w:b/>
          <w:bCs/>
          <w:color w:val="FF0000"/>
          <w:vertAlign w:val="subscript"/>
        </w:rPr>
        <w:t>2</w:t>
      </w:r>
      <w:r w:rsidRPr="002416C1">
        <w:rPr>
          <w:b/>
          <w:bCs/>
          <w:color w:val="FF0000"/>
        </w:rPr>
        <w:t xml:space="preserve">, </w:t>
      </w:r>
      <w:r w:rsidRPr="002416C1">
        <w:rPr>
          <w:b/>
          <w:bCs/>
          <w:i/>
          <w:color w:val="FF0000"/>
        </w:rPr>
        <w:t>C</w:t>
      </w:r>
      <w:r w:rsidRPr="002416C1">
        <w:rPr>
          <w:b/>
          <w:bCs/>
          <w:color w:val="FF0000"/>
          <w:vertAlign w:val="subscript"/>
        </w:rPr>
        <w:t>o</w:t>
      </w:r>
      <w:r w:rsidRPr="002416C1">
        <w:rPr>
          <w:b/>
          <w:bCs/>
          <w:color w:val="FF0000"/>
        </w:rPr>
        <w:t xml:space="preserve">, </w:t>
      </w:r>
      <w:r w:rsidRPr="002416C1">
        <w:rPr>
          <w:b/>
          <w:bCs/>
          <w:i/>
          <w:color w:val="FF0000"/>
        </w:rPr>
        <w:t>V</w:t>
      </w:r>
      <w:r w:rsidRPr="002416C1">
        <w:rPr>
          <w:b/>
          <w:bCs/>
          <w:color w:val="FF0000"/>
          <w:vertAlign w:val="subscript"/>
        </w:rPr>
        <w:t xml:space="preserve">o </w:t>
      </w:r>
      <w:r w:rsidRPr="002416C1">
        <w:rPr>
          <w:b/>
          <w:bCs/>
          <w:color w:val="FF0000"/>
        </w:rPr>
        <w:t xml:space="preserve">operate </w:t>
      </w:r>
      <w:r w:rsidRPr="002416C1">
        <w:rPr>
          <w:b/>
          <w:bCs/>
          <w:color w:val="FF0000"/>
        </w:rPr>
        <w:t xml:space="preserve">independently without magnetic coupling interference, as </w:t>
      </w:r>
      <w:r w:rsidRPr="002416C1">
        <w:rPr>
          <w:rFonts w:eastAsia="Malgun Gothic"/>
          <w:b/>
          <w:bCs/>
          <w:color w:val="FF0000"/>
          <w:lang w:eastAsia="ko-KR"/>
        </w:rPr>
        <w:t xml:space="preserve">the </w:t>
      </w:r>
      <w:r w:rsidRPr="002416C1">
        <w:rPr>
          <w:b/>
          <w:bCs/>
          <w:color w:val="FF0000"/>
        </w:rPr>
        <w:t xml:space="preserve">coupling was eliminated between the flyback transformers. The same phenomenon </w:t>
      </w:r>
      <w:r w:rsidRPr="002416C1">
        <w:rPr>
          <w:rFonts w:eastAsia="Malgun Gothic"/>
          <w:b/>
          <w:bCs/>
          <w:color w:val="FF0000"/>
          <w:lang w:eastAsia="ko-KR"/>
        </w:rPr>
        <w:t>was also</w:t>
      </w:r>
      <w:r w:rsidRPr="002416C1">
        <w:rPr>
          <w:b/>
          <w:bCs/>
          <w:color w:val="FF0000"/>
        </w:rPr>
        <w:t xml:space="preserve"> observed at 240 W two-phase drive, the highest load for this experiment, as shown in Fig. </w:t>
      </w:r>
      <w:r w:rsidR="00A60788">
        <w:rPr>
          <w:b/>
          <w:bCs/>
          <w:color w:val="FF0000"/>
        </w:rPr>
        <w:t>16</w:t>
      </w:r>
      <w:r w:rsidRPr="002416C1">
        <w:rPr>
          <w:b/>
          <w:bCs/>
          <w:color w:val="FF0000"/>
        </w:rPr>
        <w:t xml:space="preserve">(c) and </w:t>
      </w:r>
      <w:r w:rsidR="00A60788">
        <w:rPr>
          <w:b/>
          <w:bCs/>
          <w:color w:val="FF0000"/>
        </w:rPr>
        <w:t>16</w:t>
      </w:r>
      <w:r w:rsidRPr="002416C1">
        <w:rPr>
          <w:b/>
          <w:bCs/>
          <w:color w:val="FF0000"/>
        </w:rPr>
        <w:t>(d)</w:t>
      </w:r>
      <w:r w:rsidR="00080708" w:rsidRPr="002416C1">
        <w:rPr>
          <w:b/>
          <w:bCs/>
          <w:color w:val="FF0000"/>
          <w:spacing w:val="-4"/>
        </w:rPr>
        <w:t>.</w:t>
      </w:r>
    </w:p>
    <w:p w14:paraId="63B66AF6" w14:textId="59572348" w:rsidR="003619DD" w:rsidRPr="002416C1" w:rsidRDefault="003619DD" w:rsidP="006A20D3">
      <w:pPr>
        <w:widowControl w:val="0"/>
        <w:pBdr>
          <w:top w:val="nil"/>
          <w:left w:val="nil"/>
          <w:bottom w:val="nil"/>
          <w:right w:val="nil"/>
          <w:between w:val="nil"/>
        </w:pBdr>
        <w:spacing w:line="252" w:lineRule="auto"/>
        <w:ind w:firstLine="204"/>
        <w:jc w:val="both"/>
        <w:rPr>
          <w:b/>
          <w:bCs/>
          <w:color w:val="FF0000"/>
          <w:spacing w:val="-4"/>
        </w:rPr>
      </w:pPr>
      <w:r w:rsidRPr="002416C1">
        <w:rPr>
          <w:b/>
          <w:bCs/>
          <w:color w:val="FF0000"/>
        </w:rPr>
        <w:t xml:space="preserve">Single-phase drive at lower power is also feasible with this transformer without magnetic interference. In the 4 </w:t>
      </w:r>
      <w:proofErr w:type="spellStart"/>
      <w:r w:rsidRPr="002416C1">
        <w:rPr>
          <w:b/>
          <w:bCs/>
          <w:i/>
          <w:iCs/>
          <w:color w:val="FF0000"/>
          <w:lang w:eastAsia="ja-JP"/>
        </w:rPr>
        <w:t>μ</w:t>
      </w:r>
      <w:r w:rsidRPr="002416C1">
        <w:rPr>
          <w:b/>
          <w:bCs/>
          <w:color w:val="FF0000"/>
        </w:rPr>
        <w:t>s</w:t>
      </w:r>
      <w:proofErr w:type="spellEnd"/>
      <w:r w:rsidRPr="002416C1">
        <w:rPr>
          <w:b/>
          <w:bCs/>
          <w:color w:val="FF0000"/>
        </w:rPr>
        <w:t xml:space="preserve">/div. waveform shown in Fig. </w:t>
      </w:r>
      <w:r w:rsidR="00A60788">
        <w:rPr>
          <w:b/>
          <w:bCs/>
          <w:color w:val="FF0000"/>
        </w:rPr>
        <w:t>16</w:t>
      </w:r>
      <w:r w:rsidRPr="002416C1">
        <w:rPr>
          <w:b/>
          <w:bCs/>
          <w:color w:val="FF0000"/>
        </w:rPr>
        <w:t>(</w:t>
      </w:r>
      <w:r w:rsidR="0008562A" w:rsidRPr="002416C1">
        <w:rPr>
          <w:b/>
          <w:bCs/>
          <w:color w:val="FF0000"/>
        </w:rPr>
        <w:t>d</w:t>
      </w:r>
      <w:r w:rsidRPr="002416C1">
        <w:rPr>
          <w:b/>
          <w:bCs/>
          <w:color w:val="FF0000"/>
        </w:rPr>
        <w:t xml:space="preserve">) at 32.5 W output of single-phase drive of </w:t>
      </w:r>
      <w:r w:rsidRPr="002416C1">
        <w:rPr>
          <w:b/>
          <w:bCs/>
          <w:i/>
          <w:iCs/>
          <w:color w:val="FF0000"/>
        </w:rPr>
        <w:t>S</w:t>
      </w:r>
      <w:r w:rsidRPr="002416C1">
        <w:rPr>
          <w:b/>
          <w:bCs/>
          <w:color w:val="FF0000"/>
          <w:vertAlign w:val="subscript"/>
        </w:rPr>
        <w:t>1</w:t>
      </w:r>
      <w:r w:rsidRPr="002416C1">
        <w:rPr>
          <w:b/>
          <w:bCs/>
          <w:color w:val="FF0000"/>
        </w:rPr>
        <w:t xml:space="preserve">, it can be confirmed that only the flyback converter </w:t>
      </w:r>
      <w:r w:rsidRPr="002416C1">
        <w:rPr>
          <w:b/>
          <w:bCs/>
          <w:i/>
          <w:iCs/>
          <w:color w:val="FF0000"/>
        </w:rPr>
        <w:t>N</w:t>
      </w:r>
      <w:r w:rsidRPr="002416C1">
        <w:rPr>
          <w:b/>
          <w:bCs/>
          <w:color w:val="FF0000"/>
          <w:vertAlign w:val="subscript"/>
        </w:rPr>
        <w:t>12</w:t>
      </w:r>
      <w:r w:rsidRPr="002416C1">
        <w:rPr>
          <w:b/>
          <w:bCs/>
          <w:color w:val="FF0000"/>
        </w:rPr>
        <w:t xml:space="preserve">, </w:t>
      </w:r>
      <w:r w:rsidRPr="002416C1">
        <w:rPr>
          <w:b/>
          <w:bCs/>
          <w:i/>
          <w:iCs/>
          <w:color w:val="FF0000"/>
        </w:rPr>
        <w:t>N</w:t>
      </w:r>
      <w:r w:rsidRPr="002416C1">
        <w:rPr>
          <w:b/>
          <w:bCs/>
          <w:color w:val="FF0000"/>
          <w:vertAlign w:val="subscript"/>
        </w:rPr>
        <w:t>34</w:t>
      </w:r>
      <w:r w:rsidRPr="002416C1">
        <w:rPr>
          <w:b/>
          <w:bCs/>
          <w:color w:val="FF0000"/>
        </w:rPr>
        <w:t xml:space="preserve">, </w:t>
      </w:r>
      <w:r w:rsidRPr="002416C1">
        <w:rPr>
          <w:b/>
          <w:bCs/>
          <w:i/>
          <w:iCs/>
          <w:color w:val="FF0000"/>
        </w:rPr>
        <w:t>S</w:t>
      </w:r>
      <w:r w:rsidRPr="002416C1">
        <w:rPr>
          <w:b/>
          <w:bCs/>
          <w:color w:val="FF0000"/>
          <w:vertAlign w:val="subscript"/>
        </w:rPr>
        <w:t>1</w:t>
      </w:r>
      <w:r w:rsidRPr="002416C1">
        <w:rPr>
          <w:b/>
          <w:bCs/>
          <w:color w:val="FF0000"/>
        </w:rPr>
        <w:t xml:space="preserve">, </w:t>
      </w:r>
      <w:r w:rsidRPr="002416C1">
        <w:rPr>
          <w:b/>
          <w:bCs/>
          <w:i/>
          <w:iCs/>
          <w:color w:val="FF0000"/>
        </w:rPr>
        <w:t>D</w:t>
      </w:r>
      <w:r w:rsidRPr="002416C1">
        <w:rPr>
          <w:b/>
          <w:bCs/>
          <w:color w:val="FF0000"/>
          <w:vertAlign w:val="subscript"/>
        </w:rPr>
        <w:t>1</w:t>
      </w:r>
      <w:r w:rsidRPr="002416C1">
        <w:rPr>
          <w:b/>
          <w:bCs/>
          <w:color w:val="FF0000"/>
        </w:rPr>
        <w:t xml:space="preserve">, </w:t>
      </w:r>
      <w:r w:rsidRPr="002416C1">
        <w:rPr>
          <w:b/>
          <w:bCs/>
          <w:i/>
          <w:iCs/>
          <w:color w:val="FF0000"/>
        </w:rPr>
        <w:t>C</w:t>
      </w:r>
      <w:r w:rsidRPr="002416C1">
        <w:rPr>
          <w:b/>
          <w:bCs/>
          <w:color w:val="FF0000"/>
          <w:vertAlign w:val="subscript"/>
        </w:rPr>
        <w:t>o</w:t>
      </w:r>
      <w:r w:rsidRPr="002416C1">
        <w:rPr>
          <w:b/>
          <w:bCs/>
          <w:color w:val="FF0000"/>
        </w:rPr>
        <w:t xml:space="preserve">, and </w:t>
      </w:r>
      <w:r w:rsidRPr="002416C1">
        <w:rPr>
          <w:b/>
          <w:bCs/>
          <w:i/>
          <w:iCs/>
          <w:color w:val="FF0000"/>
        </w:rPr>
        <w:t>V</w:t>
      </w:r>
      <w:r w:rsidRPr="002416C1">
        <w:rPr>
          <w:b/>
          <w:bCs/>
          <w:color w:val="FF0000"/>
          <w:vertAlign w:val="subscript"/>
        </w:rPr>
        <w:t>o</w:t>
      </w:r>
      <w:r w:rsidRPr="002416C1">
        <w:rPr>
          <w:b/>
          <w:bCs/>
          <w:color w:val="FF0000"/>
        </w:rPr>
        <w:t xml:space="preserve"> are operating, since both </w:t>
      </w:r>
      <w:r w:rsidRPr="002416C1">
        <w:rPr>
          <w:b/>
          <w:bCs/>
          <w:i/>
          <w:iCs/>
          <w:color w:val="FF0000"/>
        </w:rPr>
        <w:t>i</w:t>
      </w:r>
      <w:r w:rsidRPr="002416C1">
        <w:rPr>
          <w:b/>
          <w:bCs/>
          <w:i/>
          <w:iCs/>
          <w:color w:val="FF0000"/>
          <w:vertAlign w:val="subscript"/>
        </w:rPr>
        <w:t>S2</w:t>
      </w:r>
      <w:r w:rsidRPr="002416C1">
        <w:rPr>
          <w:b/>
          <w:bCs/>
          <w:i/>
          <w:iCs/>
          <w:color w:val="FF0000"/>
        </w:rPr>
        <w:t xml:space="preserve"> </w:t>
      </w:r>
      <w:r w:rsidRPr="002416C1">
        <w:rPr>
          <w:b/>
          <w:bCs/>
          <w:color w:val="FF0000"/>
        </w:rPr>
        <w:t xml:space="preserve">and </w:t>
      </w:r>
      <w:r w:rsidRPr="002416C1">
        <w:rPr>
          <w:b/>
          <w:bCs/>
          <w:i/>
          <w:iCs/>
          <w:color w:val="FF0000"/>
        </w:rPr>
        <w:t>i</w:t>
      </w:r>
      <w:r w:rsidRPr="002416C1">
        <w:rPr>
          <w:b/>
          <w:bCs/>
          <w:i/>
          <w:iCs/>
          <w:color w:val="FF0000"/>
          <w:vertAlign w:val="subscript"/>
        </w:rPr>
        <w:t>D2</w:t>
      </w:r>
      <w:r w:rsidRPr="002416C1">
        <w:rPr>
          <w:b/>
          <w:bCs/>
          <w:color w:val="FF0000"/>
        </w:rPr>
        <w:t xml:space="preserve"> are zero during the whole operation.</w:t>
      </w:r>
      <w:r w:rsidR="00DC141A" w:rsidRPr="00DC141A">
        <w:rPr>
          <w:noProof/>
        </w:rPr>
        <w:t xml:space="preserve"> </w:t>
      </w:r>
    </w:p>
    <w:p w14:paraId="34DD075D" w14:textId="15DFFA6A"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V</w:t>
      </w:r>
      <w:r w:rsidR="00A05E43">
        <w:rPr>
          <w:smallCaps/>
          <w:color w:val="000000"/>
        </w:rPr>
        <w:t>I</w:t>
      </w:r>
      <w:r w:rsidRPr="00D050EC">
        <w:rPr>
          <w:smallCaps/>
          <w:color w:val="000000"/>
        </w:rPr>
        <w:t xml:space="preserve">. </w:t>
      </w:r>
      <w:r w:rsidR="000F2C11" w:rsidRPr="00D050EC">
        <w:rPr>
          <w:smallCaps/>
          <w:color w:val="000000"/>
        </w:rPr>
        <w:t>Conclusion</w:t>
      </w:r>
    </w:p>
    <w:p w14:paraId="64E169CA" w14:textId="472DE84A" w:rsidR="00C54B70" w:rsidRDefault="00000C0D" w:rsidP="006E6097">
      <w:pPr>
        <w:ind w:firstLine="144"/>
        <w:jc w:val="both"/>
      </w:pPr>
      <w:r w:rsidRPr="00B75751">
        <w:t xml:space="preserve">In this paper, an integrated transformer was successfully designed for a two-phase interleaved flyback rectifier for USB PD 3.1 applications. The </w:t>
      </w:r>
      <w:r w:rsidRPr="00B75751">
        <w:rPr>
          <w:rFonts w:eastAsia="Malgun Gothic"/>
          <w:lang w:eastAsia="ko-KR"/>
        </w:rPr>
        <w:t xml:space="preserve">proposed </w:t>
      </w:r>
      <w:r w:rsidRPr="00B75751">
        <w:t>winding structure for the integrated transformer prevents coupling between the two flyback transformers, allowing the two flyback converters to operate independently in each phase without magnetic interference</w:t>
      </w:r>
      <w:r w:rsidRPr="00B75751">
        <w:rPr>
          <w:rFonts w:eastAsia="Malgun Gothic"/>
          <w:lang w:eastAsia="ko-KR"/>
        </w:rPr>
        <w:t>.</w:t>
      </w:r>
      <w:r w:rsidRPr="00B75751">
        <w:t xml:space="preserve"> </w:t>
      </w:r>
      <w:r w:rsidRPr="00B75751">
        <w:rPr>
          <w:rFonts w:eastAsia="Malgun Gothic"/>
          <w:lang w:eastAsia="ko-KR"/>
        </w:rPr>
        <w:t>A</w:t>
      </w:r>
      <w:r w:rsidRPr="00B75751">
        <w:t xml:space="preserve"> very low coupling coefficient of 0.0005 was </w:t>
      </w:r>
      <w:r w:rsidRPr="00B75751">
        <w:rPr>
          <w:rFonts w:eastAsia="Malgun Gothic"/>
          <w:lang w:eastAsia="ko-KR"/>
        </w:rPr>
        <w:t>achieved</w:t>
      </w:r>
      <w:r w:rsidRPr="00B75751">
        <w:t xml:space="preserve"> with the prototype. Independent flyback circuit operation without magnetic interference due to coupling was verified </w:t>
      </w:r>
      <w:r w:rsidR="00B354E2">
        <w:t xml:space="preserve">through simulation and experiment </w:t>
      </w:r>
      <w:r w:rsidRPr="00B75751">
        <w:t xml:space="preserve">using the designed transformer and an evaluation circuit up to 240 W. Because of the proposed design, two transformers are integrated into one component, </w:t>
      </w:r>
      <w:r w:rsidRPr="00B75751">
        <w:rPr>
          <w:rFonts w:eastAsia="Malgun Gothic"/>
          <w:lang w:eastAsia="ko-KR"/>
        </w:rPr>
        <w:t>enabling the</w:t>
      </w:r>
      <w:r w:rsidRPr="00B75751">
        <w:t xml:space="preserve"> downsizing of magnetic components in the circuit.</w:t>
      </w:r>
      <w:r w:rsidR="006E6097">
        <w:t xml:space="preserve"> </w:t>
      </w:r>
      <w:r w:rsidR="006E6097" w:rsidRPr="006E6097">
        <w:t>The extent of miniaturization was found to be about 19% compared to the conventional transformer.</w:t>
      </w:r>
    </w:p>
    <w:p w14:paraId="49678B33" w14:textId="572A16C1"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lastRenderedPageBreak/>
        <w:t>References</w:t>
      </w:r>
    </w:p>
    <w:p w14:paraId="514E703C"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A. Medina-Garcia, J. Cruz-Cozar, D. P. Morales-Santos, N. Rodriguez, and M. Schlenk, “A High-Efficiency Isolated Wide Voltage Range DC-DC Converter Using WBG Devices,” </w:t>
      </w:r>
      <w:r w:rsidRPr="00110F67">
        <w:rPr>
          <w:i/>
          <w:iCs/>
          <w:lang w:eastAsia="ja-JP"/>
        </w:rPr>
        <w:t xml:space="preserve">IEEE Access, </w:t>
      </w:r>
      <w:r w:rsidRPr="00110F67">
        <w:rPr>
          <w:lang w:eastAsia="ja-JP"/>
        </w:rPr>
        <w:t>vol. 10, pp. 84818-84825, Aug. 2022.</w:t>
      </w:r>
    </w:p>
    <w:p w14:paraId="4934A0F6" w14:textId="77777777" w:rsidR="002206BB" w:rsidRPr="00110F67" w:rsidRDefault="002206BB" w:rsidP="002206BB">
      <w:pPr>
        <w:pStyle w:val="references0"/>
        <w:numPr>
          <w:ilvl w:val="0"/>
          <w:numId w:val="26"/>
        </w:numPr>
        <w:tabs>
          <w:tab w:val="num" w:pos="360"/>
        </w:tabs>
        <w:wordWrap w:val="0"/>
        <w:ind w:left="352" w:hanging="352"/>
      </w:pPr>
      <w:r w:rsidRPr="00110F67">
        <w:rPr>
          <w:szCs w:val="21"/>
        </w:rPr>
        <w:t xml:space="preserve">USB-IF PR, "USB Promoter Group Announces USB Power Delivery Specification Revision 3.1," 2021. [Online]. Available: </w:t>
      </w:r>
      <w:hyperlink r:id="rId17" w:tgtFrame="_new" w:history="1">
        <w:r w:rsidRPr="00A53A11">
          <w:rPr>
            <w:rStyle w:val="Hyperlink"/>
            <w:color w:val="auto"/>
            <w:szCs w:val="21"/>
            <w:u w:val="none"/>
          </w:rPr>
          <w:t>https://www.usb.org/sites/default/files/2021-05/USB%20PG%20USB%20PD%203.1%20DevUpdate%20Announcement_FINAL.pdf</w:t>
        </w:r>
      </w:hyperlink>
    </w:p>
    <w:p w14:paraId="030FDE2E" w14:textId="77777777" w:rsidR="002206BB" w:rsidRPr="00110F67" w:rsidRDefault="002206BB" w:rsidP="002206BB">
      <w:pPr>
        <w:pStyle w:val="references0"/>
        <w:numPr>
          <w:ilvl w:val="0"/>
          <w:numId w:val="26"/>
        </w:numPr>
        <w:tabs>
          <w:tab w:val="num" w:pos="360"/>
        </w:tabs>
        <w:ind w:left="354" w:hanging="354"/>
      </w:pPr>
      <w:r w:rsidRPr="00110F67">
        <w:rPr>
          <w:rFonts w:hint="eastAsia"/>
          <w:lang w:eastAsia="ja-JP"/>
        </w:rPr>
        <w:t>B</w:t>
      </w:r>
      <w:r w:rsidRPr="00110F67">
        <w:rPr>
          <w:lang w:eastAsia="ja-JP"/>
        </w:rPr>
        <w:t xml:space="preserve">. C. Kim, K. B. Park, C. E. Kim, B. H. Lee, and G.W. Moon, “LLC resonant converter with adaptive link-voltage variation for a high-power-density adapter,” </w:t>
      </w:r>
      <w:r w:rsidRPr="00110F67">
        <w:rPr>
          <w:i/>
          <w:iCs/>
          <w:lang w:eastAsia="ja-JP"/>
        </w:rPr>
        <w:t>IEEE Trans. Power Electron.</w:t>
      </w:r>
      <w:r w:rsidRPr="00110F67">
        <w:rPr>
          <w:i/>
          <w:iCs/>
          <w:szCs w:val="21"/>
        </w:rPr>
        <w:t>,</w:t>
      </w:r>
      <w:r w:rsidRPr="00110F67">
        <w:rPr>
          <w:szCs w:val="21"/>
        </w:rPr>
        <w:t> </w:t>
      </w:r>
      <w:r w:rsidRPr="00110F67">
        <w:rPr>
          <w:szCs w:val="14"/>
          <w:shd w:val="clear" w:color="auto" w:fill="FFFFFF"/>
        </w:rPr>
        <w:t>vol. 25, no. 9, pp. 2248-2252, May 2010.</w:t>
      </w:r>
    </w:p>
    <w:p w14:paraId="12CB31E7"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Y. C. Lin, F. C. Lee, Q. Li, X. Huang, and Z. Liu, “A novel AC-to-DC adaptor with ultra-high power density and efficiency,” in IEEE Applied Power Electronics Conference and Exposition, 2016, pp. 1853-1860.</w:t>
      </w:r>
    </w:p>
    <w:p w14:paraId="18461E53" w14:textId="1C10D16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M. Li, Z. Ouyang, and M. A. E. Andersen, “Analysis and optimal design of high-frequency and high-efficiency asymmetrical half-bridge flyback converters,” </w:t>
      </w:r>
      <w:r w:rsidRPr="00110F67">
        <w:rPr>
          <w:i/>
          <w:iCs/>
          <w:lang w:eastAsia="ja-JP"/>
        </w:rPr>
        <w:t>IEEE Trans. Indus. Electron.,</w:t>
      </w:r>
      <w:r w:rsidRPr="00110F67">
        <w:rPr>
          <w:lang w:eastAsia="ja-JP"/>
        </w:rPr>
        <w:t> Vol. 67, no. 10, pp. 8312-8321, Nov. 2019.</w:t>
      </w:r>
    </w:p>
    <w:p w14:paraId="5506117F"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X</w:t>
      </w:r>
      <w:r w:rsidRPr="00110F67">
        <w:rPr>
          <w:rFonts w:hint="eastAsia"/>
          <w:lang w:eastAsia="ja-JP"/>
        </w:rPr>
        <w:t>.</w:t>
      </w:r>
      <w:r w:rsidRPr="00110F67">
        <w:rPr>
          <w:lang w:eastAsia="ja-JP"/>
        </w:rPr>
        <w:t xml:space="preserve"> Huang, J. Feng, W. Du, F. C. Lee, and Q. Li, “Design consideration of MHz active clamp flyback converter with GaN devices for low power adapter application,” in 2016 IEEE Applied Power Electronics Conference and Exposition (APEC), 2016, pp. 2334 – 2341.</w:t>
      </w:r>
    </w:p>
    <w:p w14:paraId="64DA0994"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 xml:space="preserve">J. Zhang, X. Huang, X. Wu, and Z. Qian, “A high efficiency flyback converter with new active clamp technique,” </w:t>
      </w:r>
      <w:r w:rsidRPr="00110F67">
        <w:rPr>
          <w:i/>
          <w:iCs/>
          <w:lang w:eastAsia="ja-JP"/>
        </w:rPr>
        <w:t>IEEE Trans. Power Electron.</w:t>
      </w:r>
      <w:r w:rsidRPr="00110F67">
        <w:rPr>
          <w:lang w:eastAsia="ja-JP"/>
        </w:rPr>
        <w:t>, vol. 25, no. 7, pp. 1775-1785, Feb. 2010.</w:t>
      </w:r>
    </w:p>
    <w:p w14:paraId="1BAE67CE"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J. Shin, S. Choi and B. Cho, “High-efficiency bridgeless flyback rectifier</w:t>
      </w:r>
      <w:r w:rsidRPr="00110F67">
        <w:rPr>
          <w:rFonts w:hint="eastAsia"/>
          <w:lang w:eastAsia="ja-JP"/>
        </w:rPr>
        <w:t xml:space="preserve"> </w:t>
      </w:r>
      <w:r w:rsidRPr="00110F67">
        <w:rPr>
          <w:lang w:eastAsia="ja-JP"/>
        </w:rPr>
        <w:t xml:space="preserve">with bidirectional switch and dual output windings,” </w:t>
      </w:r>
      <w:r w:rsidRPr="00110F67">
        <w:rPr>
          <w:i/>
          <w:iCs/>
          <w:lang w:eastAsia="ja-JP"/>
        </w:rPr>
        <w:t>IEEE Trans.</w:t>
      </w:r>
      <w:r w:rsidRPr="00110F67">
        <w:rPr>
          <w:rFonts w:hint="eastAsia"/>
          <w:i/>
          <w:iCs/>
          <w:lang w:eastAsia="ja-JP"/>
        </w:rPr>
        <w:t xml:space="preserve"> </w:t>
      </w:r>
      <w:r w:rsidRPr="00110F67">
        <w:rPr>
          <w:i/>
          <w:iCs/>
          <w:lang w:eastAsia="ja-JP"/>
        </w:rPr>
        <w:t>Power Electron.</w:t>
      </w:r>
      <w:r w:rsidRPr="00110F67">
        <w:rPr>
          <w:lang w:eastAsia="ja-JP"/>
        </w:rPr>
        <w:t>, vol. 29, no. 9, pp. 4752-4762, Oct. 2013.</w:t>
      </w:r>
    </w:p>
    <w:p w14:paraId="0CD1190A"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 xml:space="preserve">S. Choi, J. Shin, J. Imaoka and M. Yamamoto, “Common-Mode Noise Reduction of Bridgeless Flyback PFC Rectifier with Balance Technique,” </w:t>
      </w:r>
      <w:r w:rsidRPr="00110F67">
        <w:rPr>
          <w:i/>
          <w:iCs/>
          <w:lang w:eastAsia="ja-JP"/>
        </w:rPr>
        <w:t>IEICE Tech. Rep.</w:t>
      </w:r>
      <w:r w:rsidRPr="00110F67">
        <w:rPr>
          <w:lang w:eastAsia="ja-JP"/>
        </w:rPr>
        <w:t xml:space="preserve"> vol. 123, no. 119, pp. 67-72, 2023.</w:t>
      </w:r>
    </w:p>
    <w:p w14:paraId="4CBA47E2"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K. T. Mok, Y. M. Lai, and K. H. Loo, “A single-stage bridgeless power-factor-correction rectifier based on flyback topology,” in 2011 IEEE 33rd International Telecommunications Energy Conference (INTELEC). 2011, pp. 1-6.</w:t>
      </w:r>
    </w:p>
    <w:p w14:paraId="21648C3C"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J. Beak, J. Shin, P. Jang, and B. Cho, “A critical conduction mode bridgeless flyback converter,” 8th International Conference on Power Electronics-ECCE Asia, 2011, pp. 487-492.</w:t>
      </w:r>
    </w:p>
    <w:p w14:paraId="29649930"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B. Shafer, “Interleaving contributes unique benefits to forward converters and flyback converters,” in Texas Instrument Power Supply Design Seminar, Topic, vol. 4, pp.1-32, 2004.</w:t>
      </w:r>
    </w:p>
    <w:p w14:paraId="1355938B" w14:textId="77777777" w:rsidR="002206BB" w:rsidRPr="00110F67" w:rsidRDefault="002206BB" w:rsidP="002206BB">
      <w:pPr>
        <w:pStyle w:val="references0"/>
        <w:numPr>
          <w:ilvl w:val="0"/>
          <w:numId w:val="26"/>
        </w:numPr>
        <w:tabs>
          <w:tab w:val="num" w:pos="360"/>
        </w:tabs>
        <w:ind w:left="354" w:hanging="354"/>
        <w:rPr>
          <w:lang w:eastAsia="ja-JP"/>
        </w:rPr>
      </w:pPr>
      <w:r w:rsidRPr="00110F67">
        <w:rPr>
          <w:rFonts w:asciiTheme="majorBidi" w:hAnsiTheme="majorBidi" w:cstheme="majorBidi"/>
          <w:sz w:val="24"/>
          <w:szCs w:val="24"/>
          <w:lang w:eastAsia="ja-JP"/>
        </w:rPr>
        <w:t>L. P. Wong, Y. S. Lee, and D. K. W. Cheng, “A new approach to the analysis and design of integrated magnetics,” in Sixteenth IEEE Applied Power Electronics Conference and Exposition, 2001, pp. 1196-1202.</w:t>
      </w:r>
    </w:p>
    <w:p w14:paraId="5509EB73"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 xml:space="preserve">S. Choi, J. Shin, J. Imaoka, and M. Yamamoto, “Voltage-Controlled Variable Inductor for Fixed-Frequency Critical Conduction Mode Operation,” </w:t>
      </w:r>
      <w:r w:rsidRPr="00110F67">
        <w:rPr>
          <w:i/>
          <w:iCs/>
          <w:lang w:eastAsia="ja-JP"/>
        </w:rPr>
        <w:t>IEEE Trans. Indus. Electron.</w:t>
      </w:r>
      <w:r w:rsidRPr="00110F67">
        <w:rPr>
          <w:lang w:eastAsia="ja-JP"/>
        </w:rPr>
        <w:t>, vol. 70, no. 6, pp. 5707-5716, Aug. 2022.</w:t>
      </w:r>
    </w:p>
    <w:p w14:paraId="789A7E34"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M. Ishihara, S. Kimura, W. Martinez and M. Yamamoto, "Analysis and design of passive components for interleaved flyback converter with integrated transformer," in 2015 IEEE Energy Conversion Congress and Exposition (ECCE), 2015, pp.5902-5909.</w:t>
      </w:r>
    </w:p>
    <w:p w14:paraId="59E89284"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M. Taheri, J. Milimonfared, H. Bayat, H. Riazmontazer and A. Noroozi, "Analysis and design of a new soft switching interleaved converter using an integrated transformer," in 2011 2nd Power Electronics, Drive Systems and Technologies Conference, 2011, pp. 98-103.</w:t>
      </w:r>
    </w:p>
    <w:p w14:paraId="4A49B515"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T. Qian and B. Lehman, "Coupled Input-Series and Output-Parallel Dual Interleaved Flyback Converter for High Input Voltage Application,"  </w:t>
      </w:r>
      <w:r w:rsidRPr="00110F67">
        <w:rPr>
          <w:i/>
          <w:iCs/>
          <w:lang w:eastAsia="ja-JP"/>
        </w:rPr>
        <w:t>IEEE Trans. Power Electron.</w:t>
      </w:r>
      <w:r w:rsidRPr="00110F67">
        <w:rPr>
          <w:lang w:eastAsia="ja-JP"/>
        </w:rPr>
        <w:t>, vol. 23, no. 1, pp. 88-95.</w:t>
      </w:r>
    </w:p>
    <w:p w14:paraId="08B4CC63"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Liang Yan, Dayu Qu and B. Lehman, "Integrated magnetic full wave converter with flexible output inductor," in Seventeenth Annual IEEE Applied Power Electronics Conference and Exposition, 2002, pp. 824-830.</w:t>
      </w:r>
    </w:p>
    <w:p w14:paraId="1B1198B5"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G. B. Koo, “Design guidelines for RCD snubber of flyback converters.” Fairchild Semiconductor, San Jose, CA, USA, Appl. Note AN-4147 Rev.1.1.0, 2006.</w:t>
      </w:r>
    </w:p>
    <w:p w14:paraId="0D1C07B6"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W. McMurray, “Selection of snubbers and clamps to optimize the design of transistor switching converters.” </w:t>
      </w:r>
      <w:r w:rsidRPr="00110F67">
        <w:rPr>
          <w:i/>
          <w:iCs/>
          <w:lang w:eastAsia="ja-JP"/>
        </w:rPr>
        <w:t>IEEE Transactions on Industry Applications</w:t>
      </w:r>
      <w:r w:rsidRPr="00110F67">
        <w:rPr>
          <w:lang w:eastAsia="ja-JP"/>
        </w:rPr>
        <w:t>, vol. IA-16, no. 4, pp. 513 - 523, 1980.</w:t>
      </w:r>
    </w:p>
    <w:p w14:paraId="07608E30"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W. Colonel and T. McLyman, “Transformer and Inductor Design Handbook”, Boca Raton, FL, USA: CRC Press, 2004.</w:t>
      </w:r>
    </w:p>
    <w:p w14:paraId="1E3B7C57"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S. Kimura, S. Aoto, M. Ishihara, J. Imaoka and M. Yamamoto, "Interleaved active clump forward converter with novel integrated magnetic components," in 2015 IEEE Energy Conversion Congress and Exposition (ECCE), 2015, pp. 6029-6036.</w:t>
      </w:r>
    </w:p>
    <w:p w14:paraId="34D70B27" w14:textId="5857821E" w:rsidR="00DA5A9A" w:rsidRPr="00D050EC" w:rsidRDefault="00DA5A9A" w:rsidP="002206BB">
      <w:pPr>
        <w:pBdr>
          <w:top w:val="nil"/>
          <w:left w:val="nil"/>
          <w:bottom w:val="nil"/>
          <w:right w:val="nil"/>
          <w:between w:val="nil"/>
        </w:pBdr>
        <w:jc w:val="both"/>
        <w:rPr>
          <w:sz w:val="16"/>
          <w:szCs w:val="16"/>
        </w:rPr>
      </w:pP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8240"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ihoon Choi" w:date="2025-07-19T14:04:00Z" w:initials="SC">
    <w:p w14:paraId="664A3F35" w14:textId="77777777" w:rsidR="007D0553" w:rsidRDefault="007D0553" w:rsidP="007D0553">
      <w:pPr>
        <w:pStyle w:val="CommentText"/>
      </w:pPr>
      <w:r>
        <w:rPr>
          <w:rStyle w:val="CommentReference"/>
        </w:rPr>
        <w:annotationRef/>
      </w:r>
      <w:r>
        <w:t>Let’s revise the abstract after revising the main manuscript.</w:t>
      </w:r>
    </w:p>
  </w:comment>
  <w:comment w:id="4" w:author="Sihoon Choi" w:date="2025-05-20T16:55:00Z" w:initials="SC">
    <w:p w14:paraId="2F8FAF35" w14:textId="20F570AF" w:rsidR="00473DBC" w:rsidRDefault="00473DBC" w:rsidP="00473DBC">
      <w:pPr>
        <w:pStyle w:val="CommentText"/>
      </w:pPr>
      <w:r>
        <w:rPr>
          <w:rStyle w:val="CommentReference"/>
        </w:rPr>
        <w:annotationRef/>
      </w:r>
      <w:r>
        <w:t>Please change the order of 2(a) and 2(b).</w:t>
      </w:r>
    </w:p>
  </w:comment>
  <w:comment w:id="6" w:author="ROQUE Karl Raymond Dela Cruz" w:date="2026-01-02T16:01:00Z" w:initials="KRR">
    <w:p w14:paraId="7E826483" w14:textId="77777777" w:rsidR="00BB4E0D" w:rsidRDefault="00BB4E0D" w:rsidP="00BB4E0D">
      <w:r>
        <w:rPr>
          <w:rStyle w:val="CommentReference"/>
        </w:rPr>
        <w:annotationRef/>
      </w:r>
      <w:r>
        <w:rPr>
          <w:color w:val="000000"/>
        </w:rPr>
        <w:t>If the literals look strange, their formatting is fixed in LaTeX. (I am also simultaneously putting this article in LaTeX already).</w:t>
      </w:r>
    </w:p>
  </w:comment>
  <w:comment w:id="7" w:author="ROQUE Karl Raymond Dela Cruz" w:date="2026-01-02T16:18:00Z" w:initials="KRR">
    <w:p w14:paraId="354F08CD" w14:textId="77777777" w:rsidR="00D80995" w:rsidRDefault="00D80995" w:rsidP="00D80995">
      <w:r>
        <w:rPr>
          <w:rStyle w:val="CommentReference"/>
        </w:rPr>
        <w:annotationRef/>
      </w:r>
      <w:r>
        <w:rPr>
          <w:color w:val="000000"/>
        </w:rPr>
        <w:t xml:space="preserve">I will also </w:t>
      </w:r>
      <w:r>
        <w:rPr>
          <w:b/>
          <w:bCs/>
          <w:color w:val="000000"/>
        </w:rPr>
        <w:t xml:space="preserve">fix equation numbering </w:t>
      </w:r>
      <w:r>
        <w:rPr>
          <w:color w:val="000000"/>
        </w:rPr>
        <w:t>in LaTeX.</w:t>
      </w:r>
    </w:p>
  </w:comment>
  <w:comment w:id="13" w:author="Sihoon Choi" w:date="2025-05-20T17:17:00Z" w:initials="SC">
    <w:p w14:paraId="7C6B3E6B" w14:textId="2B2D3FBA" w:rsidR="00794F24" w:rsidRDefault="00794F24" w:rsidP="00794F24">
      <w:pPr>
        <w:pStyle w:val="CommentText"/>
      </w:pPr>
      <w:r>
        <w:rPr>
          <w:rStyle w:val="CommentReference"/>
        </w:rPr>
        <w:annotationRef/>
      </w:r>
      <w:r>
        <w:t xml:space="preserve">Could you explain more qualitatively?  </w:t>
      </w:r>
    </w:p>
  </w:comment>
  <w:comment w:id="41" w:author="Sihoon Choi" w:date="2025-07-19T14:52:00Z" w:initials="SC">
    <w:p w14:paraId="44BF8F6A" w14:textId="77777777" w:rsidR="0027792D" w:rsidRDefault="0027792D" w:rsidP="0027792D">
      <w:pPr>
        <w:pStyle w:val="CommentText"/>
      </w:pPr>
      <w:r>
        <w:rPr>
          <w:rStyle w:val="CommentReference"/>
        </w:rPr>
        <w:annotationRef/>
      </w:r>
      <w:r>
        <w:t>Write again</w:t>
      </w:r>
    </w:p>
  </w:comment>
  <w:comment w:id="114" w:author="Sihoon Choi" w:date="2025-07-19T14:17:00Z" w:initials="SC">
    <w:p w14:paraId="630C3479" w14:textId="77777777" w:rsidR="00A60782" w:rsidRDefault="00A60782" w:rsidP="00A60782">
      <w:pPr>
        <w:pStyle w:val="CommentText"/>
      </w:pPr>
      <w:r>
        <w:rPr>
          <w:rStyle w:val="CommentReference"/>
        </w:rPr>
        <w:annotationRef/>
      </w:r>
      <w:r>
        <w:t>You need to choose, mode or Mode</w:t>
      </w:r>
    </w:p>
  </w:comment>
  <w:comment w:id="111" w:author="Sihoon Choi" w:date="2025-07-19T14:19:00Z" w:initials="SC">
    <w:p w14:paraId="7415FB08" w14:textId="77777777" w:rsidR="00B23F37" w:rsidRDefault="00B23F37" w:rsidP="00B23F37">
      <w:pPr>
        <w:pStyle w:val="CommentText"/>
      </w:pPr>
      <w:r>
        <w:rPr>
          <w:rStyle w:val="CommentReference"/>
        </w:rPr>
        <w:annotationRef/>
      </w:r>
      <w:r>
        <w:t>Try to write short sentences. Too many [,] makes hard to read.</w:t>
      </w:r>
    </w:p>
  </w:comment>
  <w:comment w:id="112" w:author="Sihoon Choi" w:date="2025-07-19T14:29:00Z" w:initials="SC">
    <w:p w14:paraId="09D00D4B" w14:textId="77777777" w:rsidR="00F6557B" w:rsidRDefault="00F6557B" w:rsidP="00F6557B">
      <w:pPr>
        <w:pStyle w:val="CommentText"/>
      </w:pPr>
      <w:r>
        <w:rPr>
          <w:rStyle w:val="CommentReference"/>
        </w:rPr>
        <w:annotationRef/>
      </w:r>
      <w:r>
        <w:t>Please remove indentation in this paragraph.</w:t>
      </w:r>
    </w:p>
  </w:comment>
  <w:comment w:id="121" w:author="Sihoon Choi" w:date="2025-05-26T16:46:00Z" w:initials="SC">
    <w:p w14:paraId="37E39F02" w14:textId="36592D38" w:rsidR="00A66F7A" w:rsidRDefault="00A66F7A" w:rsidP="00A66F7A">
      <w:pPr>
        <w:pStyle w:val="CommentText"/>
      </w:pPr>
      <w:r>
        <w:rPr>
          <w:rStyle w:val="CommentReference"/>
        </w:rPr>
        <w:annotationRef/>
      </w:r>
      <w:r>
        <w:t>Error!</w:t>
      </w:r>
    </w:p>
  </w:comment>
  <w:comment w:id="187" w:author="Sihoon Choi" w:date="2025-05-26T16:41:00Z" w:initials="SC">
    <w:p w14:paraId="4576FFCE" w14:textId="64429376" w:rsidR="002023B0" w:rsidRDefault="002023B0" w:rsidP="002023B0">
      <w:pPr>
        <w:pStyle w:val="CommentText"/>
      </w:pPr>
      <w:r>
        <w:rPr>
          <w:rStyle w:val="CommentReference"/>
        </w:rPr>
        <w:annotationRef/>
      </w:r>
      <w:r>
        <w:t>The explanation for the modes was easy to understand. I think it will be better if we include some explanation about the design point about B’ and B’’.</w:t>
      </w:r>
    </w:p>
  </w:comment>
  <w:comment w:id="188" w:author="ROQUE Karl Raymond Dela Cruz" w:date="2026-01-02T17:11:00Z" w:initials="KRR">
    <w:p w14:paraId="14F1173E" w14:textId="77777777" w:rsidR="003D2C35" w:rsidRDefault="003D2C35" w:rsidP="003D2C35">
      <w:r>
        <w:rPr>
          <w:rStyle w:val="CommentReference"/>
        </w:rPr>
        <w:annotationRef/>
      </w:r>
      <w:r>
        <w:rPr>
          <w:color w:val="000000"/>
        </w:rPr>
        <w:t>I wrote a short paragraph above (starts with To describe…)</w:t>
      </w:r>
    </w:p>
  </w:comment>
  <w:comment w:id="128" w:author="Sihoon Choi" w:date="2025-07-19T14:29:00Z" w:initials="SC">
    <w:p w14:paraId="57C15D93" w14:textId="0623BF23" w:rsidR="00560EB8" w:rsidRDefault="005F108F" w:rsidP="00560EB8">
      <w:pPr>
        <w:pStyle w:val="CommentText"/>
        <w:numPr>
          <w:ilvl w:val="0"/>
          <w:numId w:val="32"/>
        </w:numPr>
      </w:pPr>
      <w:r>
        <w:rPr>
          <w:rStyle w:val="CommentReference"/>
        </w:rPr>
        <w:annotationRef/>
      </w:r>
      <w:r w:rsidR="00560EB8">
        <w:t>Since the contents are similar to Modes 1-3, we should shorten those.</w:t>
      </w:r>
    </w:p>
    <w:p w14:paraId="302FB3C2" w14:textId="77777777" w:rsidR="00560EB8" w:rsidRDefault="00560EB8" w:rsidP="00560EB8">
      <w:pPr>
        <w:pStyle w:val="CommentText"/>
        <w:numPr>
          <w:ilvl w:val="0"/>
          <w:numId w:val="32"/>
        </w:numPr>
      </w:pPr>
      <w:r>
        <w:t xml:space="preserve">You don’t need to define the literals again if you have already done. </w:t>
      </w:r>
    </w:p>
    <w:p w14:paraId="0834CDE1" w14:textId="77777777" w:rsidR="00560EB8" w:rsidRDefault="00560EB8" w:rsidP="00560EB8">
      <w:pPr>
        <w:pStyle w:val="CommentText"/>
        <w:numPr>
          <w:ilvl w:val="0"/>
          <w:numId w:val="32"/>
        </w:numPr>
      </w:pPr>
      <w:r>
        <w:t>Equation numbers</w:t>
      </w:r>
    </w:p>
  </w:comment>
  <w:comment w:id="191" w:author="Sihoon Choi" w:date="2025-07-19T14:32:00Z" w:initials="SC">
    <w:p w14:paraId="24B2107B" w14:textId="4B2185AB" w:rsidR="00563143" w:rsidRDefault="00563143" w:rsidP="00563143">
      <w:pPr>
        <w:pStyle w:val="CommentText"/>
        <w:numPr>
          <w:ilvl w:val="0"/>
          <w:numId w:val="31"/>
        </w:numPr>
      </w:pPr>
      <w:r>
        <w:rPr>
          <w:rStyle w:val="CommentReference"/>
        </w:rPr>
        <w:annotationRef/>
      </w:r>
      <w:r>
        <w:t>No indentation.</w:t>
      </w:r>
    </w:p>
    <w:p w14:paraId="5E2F0976" w14:textId="77777777" w:rsidR="00563143" w:rsidRDefault="00563143" w:rsidP="00563143">
      <w:pPr>
        <w:pStyle w:val="CommentText"/>
        <w:numPr>
          <w:ilvl w:val="0"/>
          <w:numId w:val="31"/>
        </w:numPr>
      </w:pPr>
      <w:r>
        <w:t>Don’t use space between paragraphs.</w:t>
      </w:r>
    </w:p>
    <w:p w14:paraId="0998914F" w14:textId="77777777" w:rsidR="00563143" w:rsidRDefault="00563143" w:rsidP="00563143">
      <w:pPr>
        <w:pStyle w:val="CommentText"/>
      </w:pPr>
      <w:r>
        <w:t xml:space="preserve">3. Please try to write again </w:t>
      </w:r>
    </w:p>
  </w:comment>
  <w:comment w:id="192" w:author="ROQUE Karl Raymond Dela Cruz" w:date="2026-01-02T23:58:00Z" w:initials="KR">
    <w:p w14:paraId="56AAB691" w14:textId="77777777" w:rsidR="00EC5794" w:rsidRDefault="00EC5794" w:rsidP="00EC5794">
      <w:pPr>
        <w:pStyle w:val="CommentText"/>
      </w:pPr>
      <w:r>
        <w:rPr>
          <w:rStyle w:val="CommentReference"/>
        </w:rPr>
        <w:annotationRef/>
      </w:r>
      <w:r>
        <w:t>This is noted. Spacing to be fixed again in LaTeX.</w:t>
      </w:r>
    </w:p>
  </w:comment>
  <w:comment w:id="213" w:author="Sihoon Choi" w:date="2025-07-19T14:51:00Z" w:initials="SC">
    <w:p w14:paraId="5F8CA604" w14:textId="5DC3C4E2" w:rsidR="009142F4" w:rsidRDefault="00EB026C" w:rsidP="009142F4">
      <w:pPr>
        <w:pStyle w:val="CommentText"/>
      </w:pPr>
      <w:r>
        <w:rPr>
          <w:rStyle w:val="CommentReference"/>
        </w:rPr>
        <w:annotationRef/>
      </w:r>
      <w:r w:rsidR="009142F4">
        <w:t xml:space="preserve">There are many ways to express. </w:t>
      </w:r>
    </w:p>
    <w:p w14:paraId="31C9CD35" w14:textId="77777777" w:rsidR="009142F4" w:rsidRDefault="009142F4" w:rsidP="009142F4">
      <w:pPr>
        <w:pStyle w:val="CommentText"/>
      </w:pPr>
      <w:r>
        <w:t>When you just say [the operating principle changes by D], readers will think [Then, how should we interpret the mode explanation we just read?] .</w:t>
      </w:r>
    </w:p>
    <w:p w14:paraId="25D2375B" w14:textId="77777777" w:rsidR="009142F4" w:rsidRDefault="009142F4" w:rsidP="009142F4">
      <w:pPr>
        <w:pStyle w:val="CommentText"/>
      </w:pPr>
    </w:p>
    <w:p w14:paraId="111E53BE" w14:textId="77777777" w:rsidR="009142F4" w:rsidRDefault="009142F4" w:rsidP="009142F4">
      <w:pPr>
        <w:pStyle w:val="CommentText"/>
      </w:pPr>
      <w:r>
        <w:t>It is better to write, [The operating principles are described under the assumption of D&lt;0.5~, which ensures sufficient discharging time for ~. The proposed transformer is not limited to this condition, though it lies beyond the scope of this paper.] if you explain this later, please revise my sentences.</w:t>
      </w:r>
    </w:p>
  </w:comment>
  <w:comment w:id="214" w:author="ROQUE Karl Raymond Dela Cruz" w:date="2026-01-02T16:16:00Z" w:initials="KRR">
    <w:p w14:paraId="72291AE5" w14:textId="77777777" w:rsidR="003D2C35" w:rsidRDefault="00D80995" w:rsidP="003D2C35">
      <w:r>
        <w:rPr>
          <w:rStyle w:val="CommentReference"/>
        </w:rPr>
        <w:annotationRef/>
      </w:r>
      <w:r w:rsidR="003D2C35">
        <w:t>I have explained this earlier. Okay, I will move this up. Please see ‘The operational principle of the rectifier..’</w:t>
      </w:r>
    </w:p>
  </w:comment>
  <w:comment w:id="216" w:author="Sihoon Choi" w:date="2025-07-19T14:36:00Z" w:initials="SC">
    <w:p w14:paraId="712769AE" w14:textId="18BF6CB2" w:rsidR="00E6146F" w:rsidRDefault="00EF24E3" w:rsidP="00E6146F">
      <w:pPr>
        <w:pStyle w:val="CommentText"/>
      </w:pPr>
      <w:r>
        <w:rPr>
          <w:rStyle w:val="CommentReference"/>
        </w:rPr>
        <w:annotationRef/>
      </w:r>
      <w:r w:rsidR="00E6146F">
        <w:t>I feel ‘discharging time of  an inductance’ is not clear expression. Please express differently.</w:t>
      </w:r>
    </w:p>
    <w:p w14:paraId="100E2BAE" w14:textId="77777777" w:rsidR="00E6146F" w:rsidRDefault="00E6146F" w:rsidP="00E6146F">
      <w:pPr>
        <w:pStyle w:val="CommentText"/>
      </w:pPr>
      <w:r>
        <w:t>Please try to use literals you defined. Sentences will be shorter.</w:t>
      </w:r>
    </w:p>
    <w:p w14:paraId="0AAE623E" w14:textId="77777777" w:rsidR="00E6146F" w:rsidRDefault="00E6146F" w:rsidP="00E6146F">
      <w:pPr>
        <w:pStyle w:val="CommentText"/>
      </w:pPr>
    </w:p>
    <w:p w14:paraId="00993AA7" w14:textId="77777777" w:rsidR="00E6146F" w:rsidRDefault="00E6146F" w:rsidP="00E6146F">
      <w:pPr>
        <w:pStyle w:val="CommentText"/>
      </w:pPr>
      <w:r>
        <w:t>Please write this in the page 2. The paragraph starts with [The operational principle~]</w:t>
      </w:r>
    </w:p>
  </w:comment>
  <w:comment w:id="217" w:author="ROQUE Karl Raymond Dela Cruz" w:date="2026-01-02T17:12:00Z" w:initials="KRR">
    <w:p w14:paraId="7D6877A8" w14:textId="77777777" w:rsidR="003D2C35" w:rsidRDefault="003D2C35" w:rsidP="003D2C35">
      <w:r>
        <w:rPr>
          <w:rStyle w:val="CommentReference"/>
        </w:rPr>
        <w:annotationRef/>
      </w:r>
      <w:r>
        <w:rPr>
          <w:color w:val="000000"/>
        </w:rPr>
        <w:t>Moved this up as well. Please see ‘The operational principle of the rectifier…’</w:t>
      </w:r>
    </w:p>
  </w:comment>
  <w:comment w:id="230" w:author="Sihoon Choi" w:date="2025-07-19T14:52:00Z" w:initials="SC">
    <w:p w14:paraId="119B1180" w14:textId="08C672C6" w:rsidR="00560EB8" w:rsidRDefault="00560EB8" w:rsidP="00560EB8">
      <w:pPr>
        <w:pStyle w:val="CommentText"/>
      </w:pPr>
      <w:r>
        <w:rPr>
          <w:rStyle w:val="CommentReference"/>
        </w:rPr>
        <w:annotationRef/>
      </w:r>
      <w:r>
        <w:t>Write again</w:t>
      </w:r>
    </w:p>
  </w:comment>
  <w:comment w:id="231" w:author="ROQUE Karl Raymond Dela Cruz" w:date="2026-01-02T17:12:00Z" w:initials="KRR">
    <w:p w14:paraId="48185A0F" w14:textId="77777777" w:rsidR="003D2C35" w:rsidRDefault="003D2C35" w:rsidP="003D2C35">
      <w:r>
        <w:rPr>
          <w:rStyle w:val="CommentReference"/>
        </w:rPr>
        <w:annotationRef/>
      </w:r>
      <w:r>
        <w:rPr>
          <w:color w:val="000000"/>
        </w:rPr>
        <w:t>Wrote it again as ‘circuit parameters’.</w:t>
      </w:r>
    </w:p>
  </w:comment>
  <w:comment w:id="258" w:author="Sihoon Choi" w:date="2025-07-19T14:55:00Z" w:initials="SC">
    <w:p w14:paraId="18A67665" w14:textId="6E662AD6" w:rsidR="008E2D00" w:rsidRDefault="008E2D00" w:rsidP="008E2D00">
      <w:pPr>
        <w:pStyle w:val="CommentText"/>
      </w:pPr>
      <w:r>
        <w:rPr>
          <w:rStyle w:val="CommentReference"/>
        </w:rPr>
        <w:annotationRef/>
      </w:r>
      <w:r>
        <w:t>There is spacing between paragraphs. Be careful about format.</w:t>
      </w:r>
    </w:p>
  </w:comment>
  <w:comment w:id="259" w:author="ROQUE Karl Raymond Dela Cruz" w:date="2026-01-02T16:14:00Z" w:initials="KRR">
    <w:p w14:paraId="6B3B8E73" w14:textId="77777777" w:rsidR="00D80995" w:rsidRDefault="00D80995" w:rsidP="00D80995">
      <w:r>
        <w:rPr>
          <w:rStyle w:val="CommentReference"/>
        </w:rPr>
        <w:annotationRef/>
      </w:r>
      <w:r>
        <w:rPr>
          <w:color w:val="000000"/>
        </w:rPr>
        <w:t>I will fix this in LaTeX.</w:t>
      </w:r>
    </w:p>
  </w:comment>
  <w:comment w:id="265" w:author="Sihoon Choi" w:date="2025-05-26T16:53:00Z" w:initials="SC">
    <w:p w14:paraId="4746BD0C" w14:textId="02BF1A49" w:rsidR="002D56A4" w:rsidRDefault="0094706B" w:rsidP="002D56A4">
      <w:pPr>
        <w:pStyle w:val="CommentText"/>
      </w:pPr>
      <w:r>
        <w:rPr>
          <w:rStyle w:val="CommentReference"/>
        </w:rPr>
        <w:annotationRef/>
      </w:r>
      <w:r w:rsidR="002D56A4">
        <w:t>No need to be another paragraph.</w:t>
      </w:r>
      <w:r w:rsidR="002D56A4">
        <w:br/>
        <w:t>Write in two sentences.</w:t>
      </w:r>
    </w:p>
  </w:comment>
  <w:comment w:id="269" w:author="Sihoon Choi" w:date="2025-07-19T14:56:00Z" w:initials="SC">
    <w:p w14:paraId="21FD0D1F" w14:textId="77777777" w:rsidR="00543C51" w:rsidRDefault="00543C51" w:rsidP="00543C51">
      <w:pPr>
        <w:pStyle w:val="CommentText"/>
      </w:pPr>
      <w:r>
        <w:rPr>
          <w:rStyle w:val="CommentReference"/>
        </w:rPr>
        <w:annotationRef/>
      </w:r>
      <w:r>
        <w:t xml:space="preserve">It does not clearly explain downsizing. </w:t>
      </w:r>
      <w:r>
        <w:br/>
        <w:t>Let’s emphasize other aspects in this paragraph.</w:t>
      </w:r>
    </w:p>
  </w:comment>
  <w:comment w:id="255" w:author="ROQUE Karl Raymond Dela Cruz" w:date="2026-01-03T01:53:00Z" w:initials="KR">
    <w:p w14:paraId="3AB6D9CB" w14:textId="77777777" w:rsidR="001907D5" w:rsidRDefault="001907D5" w:rsidP="001907D5">
      <w:pPr>
        <w:pStyle w:val="CommentText"/>
      </w:pPr>
      <w:r>
        <w:rPr>
          <w:rStyle w:val="CommentReference"/>
        </w:rPr>
        <w:annotationRef/>
      </w:r>
      <w:r>
        <w:t>I am still thinking of how to address this comment. I’m sorry for the delay.</w:t>
      </w:r>
    </w:p>
  </w:comment>
  <w:comment w:id="324" w:author="Sihoon Choi" w:date="2025-07-19T15:00:00Z" w:initials="SC">
    <w:p w14:paraId="508D6C77" w14:textId="2B2EC4CF" w:rsidR="00A34F80" w:rsidRDefault="007A4FEB" w:rsidP="00A34F80">
      <w:pPr>
        <w:pStyle w:val="CommentText"/>
      </w:pPr>
      <w:r>
        <w:rPr>
          <w:rStyle w:val="CommentReference"/>
        </w:rPr>
        <w:annotationRef/>
      </w:r>
      <w:r w:rsidR="00A34F80">
        <w:t>You don’t need to say this. It seems you teach someone. Need to write dry sentences.</w:t>
      </w:r>
    </w:p>
    <w:p w14:paraId="46717532" w14:textId="77777777" w:rsidR="00A34F80" w:rsidRDefault="00A34F80" w:rsidP="00A34F80">
      <w:pPr>
        <w:pStyle w:val="CommentText"/>
      </w:pPr>
      <w:r>
        <w:t>If that is not important, you don’t need to write. You can explain how much that is important, if necessary.</w:t>
      </w:r>
    </w:p>
  </w:comment>
  <w:comment w:id="325" w:author="ROQUE Karl Raymond Dela Cruz" w:date="2026-01-02T18:03:00Z" w:initials="KRR">
    <w:p w14:paraId="08873BB1" w14:textId="77777777" w:rsidR="00C92BC5" w:rsidRDefault="00C92BC5" w:rsidP="00C92BC5">
      <w:r>
        <w:rPr>
          <w:rStyle w:val="CommentReference"/>
        </w:rPr>
        <w:annotationRef/>
      </w:r>
      <w:r>
        <w:rPr>
          <w:color w:val="000000"/>
        </w:rPr>
        <w:t xml:space="preserve">I think I explained why it is important now. I hope it addresses this comment. </w:t>
      </w:r>
    </w:p>
  </w:comment>
  <w:comment w:id="391" w:author="Sihoon Choi" w:date="2025-07-19T15:07:00Z" w:initials="SC">
    <w:p w14:paraId="65178E46" w14:textId="38DE4CE2" w:rsidR="00E84A0F" w:rsidRDefault="00E84A0F" w:rsidP="00E84A0F">
      <w:pPr>
        <w:pStyle w:val="CommentText"/>
      </w:pPr>
      <w:r>
        <w:rPr>
          <w:rStyle w:val="CommentReference"/>
        </w:rPr>
        <w:annotationRef/>
      </w:r>
      <w:r>
        <w:t>This is very difficult to understand. How about just D&lt;0.5 nVo/Vin.max</w:t>
      </w:r>
    </w:p>
  </w:comment>
  <w:comment w:id="412" w:author="Sihoon Choi" w:date="2025-07-19T15:34:00Z" w:initials="SC">
    <w:p w14:paraId="5E8A4E67" w14:textId="77777777" w:rsidR="009267C9" w:rsidRDefault="009267C9" w:rsidP="009267C9">
      <w:pPr>
        <w:pStyle w:val="CommentText"/>
      </w:pPr>
      <w:r>
        <w:rPr>
          <w:rStyle w:val="CommentReference"/>
        </w:rPr>
        <w:annotationRef/>
      </w:r>
      <w:r>
        <w:t>Is it correct? Not one leg?</w:t>
      </w:r>
    </w:p>
  </w:comment>
  <w:comment w:id="392" w:author="Sihoon Choi" w:date="2025-07-19T15:40:00Z" w:initials="SC">
    <w:p w14:paraId="5CD7D413" w14:textId="77777777" w:rsidR="00393662" w:rsidRDefault="00393662" w:rsidP="00393662">
      <w:pPr>
        <w:pStyle w:val="CommentText"/>
      </w:pPr>
      <w:r>
        <w:rPr>
          <w:rStyle w:val="CommentReference"/>
        </w:rPr>
        <w:annotationRef/>
      </w:r>
      <w:r>
        <w:t>I could understand the explanation of each case. However, I could not understand what the purpose of this section. There are three cases, and?</w:t>
      </w:r>
    </w:p>
    <w:p w14:paraId="5EEFC37A" w14:textId="77777777" w:rsidR="00393662" w:rsidRDefault="00393662" w:rsidP="00393662">
      <w:pPr>
        <w:pStyle w:val="CommentText"/>
      </w:pPr>
      <w:r>
        <w:t>I believe this has a meaning, but now it is not clear why this explanation is here. We need to clarify the story.</w:t>
      </w:r>
    </w:p>
    <w:p w14:paraId="2F2B12B6" w14:textId="77777777" w:rsidR="00393662" w:rsidRDefault="00393662" w:rsidP="00393662">
      <w:pPr>
        <w:pStyle w:val="CommentText"/>
      </w:pPr>
    </w:p>
    <w:p w14:paraId="6C6D7F15" w14:textId="77777777" w:rsidR="00393662" w:rsidRDefault="00393662" w:rsidP="00393662">
      <w:pPr>
        <w:pStyle w:val="CommentText"/>
      </w:pPr>
      <w:r>
        <w:t xml:space="preserve">For example, we can emphasize that the rectifier with the proposed transformer is explained with Case1, but it is not limited to Case1. It can be further utilized to case2 and case3.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A3F35" w15:done="0"/>
  <w15:commentEx w15:paraId="2F8FAF35" w15:done="0"/>
  <w15:commentEx w15:paraId="7E826483" w15:done="0"/>
  <w15:commentEx w15:paraId="354F08CD" w15:paraIdParent="7E826483" w15:done="0"/>
  <w15:commentEx w15:paraId="7C6B3E6B" w15:done="1"/>
  <w15:commentEx w15:paraId="44BF8F6A" w15:done="0"/>
  <w15:commentEx w15:paraId="630C3479" w15:done="0"/>
  <w15:commentEx w15:paraId="7415FB08" w15:done="0"/>
  <w15:commentEx w15:paraId="09D00D4B" w15:paraIdParent="7415FB08" w15:done="0"/>
  <w15:commentEx w15:paraId="37E39F02" w15:done="1"/>
  <w15:commentEx w15:paraId="4576FFCE" w15:done="0"/>
  <w15:commentEx w15:paraId="14F1173E" w15:paraIdParent="4576FFCE" w15:done="0"/>
  <w15:commentEx w15:paraId="0834CDE1" w15:done="0"/>
  <w15:commentEx w15:paraId="0998914F" w15:done="0"/>
  <w15:commentEx w15:paraId="56AAB691" w15:paraIdParent="0998914F" w15:done="0"/>
  <w15:commentEx w15:paraId="111E53BE" w15:done="0"/>
  <w15:commentEx w15:paraId="72291AE5" w15:paraIdParent="111E53BE" w15:done="0"/>
  <w15:commentEx w15:paraId="00993AA7" w15:done="0"/>
  <w15:commentEx w15:paraId="7D6877A8" w15:paraIdParent="00993AA7" w15:done="0"/>
  <w15:commentEx w15:paraId="119B1180" w15:done="0"/>
  <w15:commentEx w15:paraId="48185A0F" w15:paraIdParent="119B1180" w15:done="0"/>
  <w15:commentEx w15:paraId="18A67665" w15:done="0"/>
  <w15:commentEx w15:paraId="6B3B8E73" w15:paraIdParent="18A67665" w15:done="0"/>
  <w15:commentEx w15:paraId="4746BD0C" w15:done="1"/>
  <w15:commentEx w15:paraId="21FD0D1F" w15:done="0"/>
  <w15:commentEx w15:paraId="3AB6D9CB" w15:done="0"/>
  <w15:commentEx w15:paraId="46717532" w15:done="0"/>
  <w15:commentEx w15:paraId="08873BB1" w15:paraIdParent="46717532" w15:done="0"/>
  <w15:commentEx w15:paraId="65178E46" w15:done="0"/>
  <w15:commentEx w15:paraId="5E8A4E67" w15:done="0"/>
  <w15:commentEx w15:paraId="6C6D7F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D3A662" w16cex:dateUtc="2025-07-19T05:04:00Z"/>
  <w16cex:commentExtensible w16cex:durableId="7140008C" w16cex:dateUtc="2025-05-20T07:55:00Z">
    <w16cex:extLst>
      <w16:ext w16:uri="{CE6994B0-6A32-4C9F-8C6B-6E91EDA988CE}">
        <cr:reactions xmlns:cr="http://schemas.microsoft.com/office/comments/2020/reactions">
          <cr:reaction reactionType="1">
            <cr:reactionInfo dateUtc="2025-06-22T05:12:08Z">
              <cr:user userId="S::mc.90h.3794@s.thers.ac.jp::3ef34158-41fc-4e4b-94a6-f7088aac19cc" userProvider="AD" userName="ROQUE Karl Raymond Dela Cruz"/>
            </cr:reactionInfo>
          </cr:reaction>
        </cr:reactions>
      </w16:ext>
    </w16cex:extLst>
  </w16cex:commentExtensible>
  <w16cex:commentExtensible w16cex:durableId="1C986B9A" w16cex:dateUtc="2026-01-02T07:01:00Z"/>
  <w16cex:commentExtensible w16cex:durableId="530960DD" w16cex:dateUtc="2026-01-02T07:18:00Z"/>
  <w16cex:commentExtensible w16cex:durableId="7137B252" w16cex:dateUtc="2025-05-20T08:17:00Z"/>
  <w16cex:commentExtensible w16cex:durableId="0704D926" w16cex:dateUtc="2025-07-19T05:52:00Z"/>
  <w16cex:commentExtensible w16cex:durableId="5756A10C" w16cex:dateUtc="2025-07-19T05:17:00Z">
    <w16cex:extLst>
      <w16:ext w16:uri="{CE6994B0-6A32-4C9F-8C6B-6E91EDA988CE}">
        <cr:reactions xmlns:cr="http://schemas.microsoft.com/office/comments/2020/reactions">
          <cr:reaction reactionType="1">
            <cr:reactionInfo dateUtc="2026-01-02T06:37:57Z">
              <cr:user userId="S::mc.90h.3794@s.thers.ac.jp::3ef34158-41fc-4e4b-94a6-f7088aac19cc" userProvider="AD" userName="ROQUE Karl Raymond Dela Cruz"/>
            </cr:reactionInfo>
          </cr:reaction>
        </cr:reactions>
      </w16:ext>
    </w16cex:extLst>
  </w16cex:commentExtensible>
  <w16cex:commentExtensible w16cex:durableId="44B8336B" w16cex:dateUtc="2025-07-19T05:19:00Z">
    <w16cex:extLst>
      <w16:ext w16:uri="{CE6994B0-6A32-4C9F-8C6B-6E91EDA988CE}">
        <cr:reactions xmlns:cr="http://schemas.microsoft.com/office/comments/2020/reactions">
          <cr:reaction reactionType="1">
            <cr:reactionInfo dateUtc="2026-01-02T07:08:52Z">
              <cr:user userId="S::mc.90h.3794@s.thers.ac.jp::3ef34158-41fc-4e4b-94a6-f7088aac19cc" userProvider="AD" userName="ROQUE Karl Raymond Dela Cruz"/>
            </cr:reactionInfo>
          </cr:reaction>
        </cr:reactions>
      </w16:ext>
    </w16cex:extLst>
  </w16cex:commentExtensible>
  <w16cex:commentExtensible w16cex:durableId="50E518CF" w16cex:dateUtc="2025-07-19T05:29:00Z"/>
  <w16cex:commentExtensible w16cex:durableId="15F6E722" w16cex:dateUtc="2025-05-26T07:46:00Z"/>
  <w16cex:commentExtensible w16cex:durableId="5F341A25" w16cex:dateUtc="2025-05-26T07:41:00Z"/>
  <w16cex:commentExtensible w16cex:durableId="699262CF" w16cex:dateUtc="2026-01-02T08:11:00Z"/>
  <w16cex:commentExtensible w16cex:durableId="6BB2EFF5" w16cex:dateUtc="2025-07-19T05:29:00Z">
    <w16cex:extLst>
      <w16:ext w16:uri="{CE6994B0-6A32-4C9F-8C6B-6E91EDA988CE}">
        <cr:reactions xmlns:cr="http://schemas.microsoft.com/office/comments/2020/reactions">
          <cr:reaction reactionType="1">
            <cr:reactionInfo dateUtc="2026-01-02T06:51:20Z">
              <cr:user userId="S::mc.90h.3794@s.thers.ac.jp::3ef34158-41fc-4e4b-94a6-f7088aac19cc" userProvider="AD" userName="ROQUE Karl Raymond Dela Cruz"/>
            </cr:reactionInfo>
          </cr:reaction>
        </cr:reactions>
      </w16:ext>
    </w16cex:extLst>
  </w16cex:commentExtensible>
  <w16cex:commentExtensible w16cex:durableId="0186D119" w16cex:dateUtc="2025-07-19T05:32:00Z">
    <w16cex:extLst>
      <w16:ext w16:uri="{CE6994B0-6A32-4C9F-8C6B-6E91EDA988CE}">
        <cr:reactions xmlns:cr="http://schemas.microsoft.com/office/comments/2020/reactions">
          <cr:reaction reactionType="1">
            <cr:reactionInfo dateUtc="2026-01-02T14:58:02Z">
              <cr:user userId="S::mc.90h.3794@s.thers.ac.jp::3ef34158-41fc-4e4b-94a6-f7088aac19cc" userProvider="AD" userName="ROQUE Karl Raymond Dela Cruz"/>
            </cr:reactionInfo>
          </cr:reaction>
        </cr:reactions>
      </w16:ext>
    </w16cex:extLst>
  </w16cex:commentExtensible>
  <w16cex:commentExtensible w16cex:durableId="6B680B50" w16cex:dateUtc="2026-01-02T14:58:00Z"/>
  <w16cex:commentExtensible w16cex:durableId="3CC858D3" w16cex:dateUtc="2025-07-19T05:51:00Z"/>
  <w16cex:commentExtensible w16cex:durableId="6E391986" w16cex:dateUtc="2026-01-02T07:16:00Z"/>
  <w16cex:commentExtensible w16cex:durableId="2705DFA6" w16cex:dateUtc="2025-07-19T05:36:00Z"/>
  <w16cex:commentExtensible w16cex:durableId="4F3F5375" w16cex:dateUtc="2026-01-02T08:12:00Z"/>
  <w16cex:commentExtensible w16cex:durableId="7A63B073" w16cex:dateUtc="2025-07-19T05:52:00Z"/>
  <w16cex:commentExtensible w16cex:durableId="3DCDBB4D" w16cex:dateUtc="2026-01-02T08:12:00Z"/>
  <w16cex:commentExtensible w16cex:durableId="476EDB46" w16cex:dateUtc="2025-07-19T05:55:00Z">
    <w16cex:extLst>
      <w16:ext w16:uri="{CE6994B0-6A32-4C9F-8C6B-6E91EDA988CE}">
        <cr:reactions xmlns:cr="http://schemas.microsoft.com/office/comments/2020/reactions">
          <cr:reaction reactionType="1">
            <cr:reactionInfo dateUtc="2026-01-02T07:14:18Z">
              <cr:user userId="S::mc.90h.3794@s.thers.ac.jp::3ef34158-41fc-4e4b-94a6-f7088aac19cc" userProvider="AD" userName="ROQUE Karl Raymond Dela Cruz"/>
            </cr:reactionInfo>
          </cr:reaction>
        </cr:reactions>
      </w16:ext>
    </w16cex:extLst>
  </w16cex:commentExtensible>
  <w16cex:commentExtensible w16cex:durableId="32EBC12A" w16cex:dateUtc="2026-01-02T07:14:00Z"/>
  <w16cex:commentExtensible w16cex:durableId="7D696047" w16cex:dateUtc="2025-05-26T07:53:00Z"/>
  <w16cex:commentExtensible w16cex:durableId="1D4949B8" w16cex:dateUtc="2025-07-19T05:56:00Z"/>
  <w16cex:commentExtensible w16cex:durableId="376D5E24" w16cex:dateUtc="2026-01-02T16:53:00Z"/>
  <w16cex:commentExtensible w16cex:durableId="0FD1D05C" w16cex:dateUtc="2025-07-19T06:00:00Z"/>
  <w16cex:commentExtensible w16cex:durableId="7896BFAD" w16cex:dateUtc="2026-01-02T09:03:00Z"/>
  <w16cex:commentExtensible w16cex:durableId="68909051" w16cex:dateUtc="2025-07-19T06:07:00Z"/>
  <w16cex:commentExtensible w16cex:durableId="3300A26A" w16cex:dateUtc="2025-07-19T06:34:00Z"/>
  <w16cex:commentExtensible w16cex:durableId="6211003B" w16cex:dateUtc="2025-07-19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A3F35" w16cid:durableId="39D3A662"/>
  <w16cid:commentId w16cid:paraId="2F8FAF35" w16cid:durableId="7140008C"/>
  <w16cid:commentId w16cid:paraId="7E826483" w16cid:durableId="1C986B9A"/>
  <w16cid:commentId w16cid:paraId="354F08CD" w16cid:durableId="530960DD"/>
  <w16cid:commentId w16cid:paraId="7C6B3E6B" w16cid:durableId="7137B252"/>
  <w16cid:commentId w16cid:paraId="44BF8F6A" w16cid:durableId="0704D926"/>
  <w16cid:commentId w16cid:paraId="630C3479" w16cid:durableId="5756A10C"/>
  <w16cid:commentId w16cid:paraId="7415FB08" w16cid:durableId="44B8336B"/>
  <w16cid:commentId w16cid:paraId="09D00D4B" w16cid:durableId="50E518CF"/>
  <w16cid:commentId w16cid:paraId="37E39F02" w16cid:durableId="15F6E722"/>
  <w16cid:commentId w16cid:paraId="4576FFCE" w16cid:durableId="5F341A25"/>
  <w16cid:commentId w16cid:paraId="14F1173E" w16cid:durableId="699262CF"/>
  <w16cid:commentId w16cid:paraId="0834CDE1" w16cid:durableId="6BB2EFF5"/>
  <w16cid:commentId w16cid:paraId="0998914F" w16cid:durableId="0186D119"/>
  <w16cid:commentId w16cid:paraId="56AAB691" w16cid:durableId="6B680B50"/>
  <w16cid:commentId w16cid:paraId="111E53BE" w16cid:durableId="3CC858D3"/>
  <w16cid:commentId w16cid:paraId="72291AE5" w16cid:durableId="6E391986"/>
  <w16cid:commentId w16cid:paraId="00993AA7" w16cid:durableId="2705DFA6"/>
  <w16cid:commentId w16cid:paraId="7D6877A8" w16cid:durableId="4F3F5375"/>
  <w16cid:commentId w16cid:paraId="119B1180" w16cid:durableId="7A63B073"/>
  <w16cid:commentId w16cid:paraId="48185A0F" w16cid:durableId="3DCDBB4D"/>
  <w16cid:commentId w16cid:paraId="18A67665" w16cid:durableId="476EDB46"/>
  <w16cid:commentId w16cid:paraId="6B3B8E73" w16cid:durableId="32EBC12A"/>
  <w16cid:commentId w16cid:paraId="4746BD0C" w16cid:durableId="7D696047"/>
  <w16cid:commentId w16cid:paraId="21FD0D1F" w16cid:durableId="1D4949B8"/>
  <w16cid:commentId w16cid:paraId="3AB6D9CB" w16cid:durableId="376D5E24"/>
  <w16cid:commentId w16cid:paraId="46717532" w16cid:durableId="0FD1D05C"/>
  <w16cid:commentId w16cid:paraId="08873BB1" w16cid:durableId="7896BFAD"/>
  <w16cid:commentId w16cid:paraId="65178E46" w16cid:durableId="68909051"/>
  <w16cid:commentId w16cid:paraId="5E8A4E67" w16cid:durableId="3300A26A"/>
  <w16cid:commentId w16cid:paraId="6C6D7F15" w16cid:durableId="621100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6F188" w14:textId="77777777" w:rsidR="004E6845" w:rsidRDefault="004E6845">
      <w:r>
        <w:separator/>
      </w:r>
    </w:p>
  </w:endnote>
  <w:endnote w:type="continuationSeparator" w:id="0">
    <w:p w14:paraId="661FEDE7" w14:textId="77777777" w:rsidR="004E6845" w:rsidRDefault="004E6845">
      <w:r>
        <w:continuationSeparator/>
      </w:r>
    </w:p>
  </w:endnote>
  <w:endnote w:type="continuationNotice" w:id="1">
    <w:p w14:paraId="1D8ED7F5" w14:textId="77777777" w:rsidR="004E6845" w:rsidRDefault="004E68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F131" w14:textId="77777777" w:rsidR="004E6845" w:rsidRPr="009A0AA6" w:rsidRDefault="004E6845" w:rsidP="009A0AA6">
      <w:pPr>
        <w:pStyle w:val="Footer"/>
      </w:pPr>
    </w:p>
  </w:footnote>
  <w:footnote w:type="continuationSeparator" w:id="0">
    <w:p w14:paraId="75F2C050" w14:textId="77777777" w:rsidR="004E6845" w:rsidRDefault="004E6845">
      <w:r>
        <w:continuationSeparator/>
      </w:r>
    </w:p>
  </w:footnote>
  <w:footnote w:type="continuationNotice" w:id="1">
    <w:p w14:paraId="382F1833" w14:textId="77777777" w:rsidR="004E6845" w:rsidRDefault="004E6845"/>
  </w:footnote>
  <w:footnote w:id="2">
    <w:p w14:paraId="5A344405" w14:textId="77777777" w:rsidR="00DB4A38" w:rsidRPr="00DB4A38" w:rsidRDefault="00DB4A38" w:rsidP="00DB4A38">
      <w:pPr>
        <w:keepLines/>
        <w:pBdr>
          <w:top w:val="nil"/>
          <w:left w:val="nil"/>
          <w:bottom w:val="nil"/>
          <w:right w:val="nil"/>
          <w:between w:val="nil"/>
        </w:pBdr>
        <w:ind w:firstLine="202"/>
        <w:jc w:val="both"/>
        <w:rPr>
          <w:color w:val="000000"/>
          <w:sz w:val="16"/>
          <w:szCs w:val="16"/>
        </w:rPr>
      </w:pPr>
      <w:r w:rsidRPr="00DB4A38">
        <w:rPr>
          <w:color w:val="000000"/>
          <w:sz w:val="16"/>
          <w:szCs w:val="16"/>
        </w:rPr>
        <w:t xml:space="preserve">Manuscript received Month xx, 2xxx; revised Month xx, </w:t>
      </w:r>
      <w:proofErr w:type="spellStart"/>
      <w:r w:rsidRPr="00DB4A38">
        <w:rPr>
          <w:color w:val="000000"/>
          <w:sz w:val="16"/>
          <w:szCs w:val="16"/>
        </w:rPr>
        <w:t>xxxx</w:t>
      </w:r>
      <w:proofErr w:type="spellEnd"/>
      <w:r w:rsidRPr="00DB4A38">
        <w:rPr>
          <w:color w:val="000000"/>
          <w:sz w:val="16"/>
          <w:szCs w:val="16"/>
        </w:rPr>
        <w:t xml:space="preserve">; accepted Month x, </w:t>
      </w:r>
      <w:proofErr w:type="spellStart"/>
      <w:r w:rsidRPr="00DB4A38">
        <w:rPr>
          <w:color w:val="000000"/>
          <w:sz w:val="16"/>
          <w:szCs w:val="16"/>
        </w:rPr>
        <w:t>xxxx</w:t>
      </w:r>
      <w:proofErr w:type="spellEnd"/>
      <w:r w:rsidRPr="00DB4A38">
        <w:rPr>
          <w:color w:val="000000"/>
          <w:sz w:val="16"/>
          <w:szCs w:val="16"/>
        </w:rPr>
        <w:t xml:space="preserve">.  (Corresponding author: Sihoon Choi). </w:t>
      </w:r>
    </w:p>
    <w:p w14:paraId="222251DB" w14:textId="12EAB52A" w:rsidR="00DB4A38" w:rsidRDefault="00DB4A38" w:rsidP="00DB4A38">
      <w:pPr>
        <w:keepLines/>
        <w:pBdr>
          <w:top w:val="nil"/>
          <w:left w:val="nil"/>
          <w:bottom w:val="nil"/>
          <w:right w:val="nil"/>
          <w:between w:val="nil"/>
        </w:pBdr>
        <w:ind w:firstLine="202"/>
        <w:jc w:val="both"/>
        <w:rPr>
          <w:rFonts w:eastAsia="Malgun Gothic"/>
          <w:color w:val="000000"/>
          <w:sz w:val="16"/>
          <w:szCs w:val="16"/>
          <w:lang w:eastAsia="ko-KR"/>
        </w:rPr>
      </w:pPr>
      <w:r w:rsidRPr="00DB4A38">
        <w:rPr>
          <w:color w:val="000000"/>
          <w:sz w:val="16"/>
          <w:szCs w:val="16"/>
        </w:rPr>
        <w:t xml:space="preserve">Karl Raymond Dela Cruz Roque is with the Graduate School of Engineering, Nagoya University, Nagoya, 464-8601, Japan (e-mail: </w:t>
      </w:r>
      <w:proofErr w:type="gramStart"/>
      <w:r w:rsidR="00BB00A5" w:rsidRPr="00CA5B9C">
        <w:rPr>
          <w:rFonts w:hint="eastAsia"/>
          <w:color w:val="000000" w:themeColor="text1"/>
          <w:sz w:val="16"/>
          <w:szCs w:val="16"/>
          <w:lang w:eastAsia="ja-JP"/>
        </w:rPr>
        <w:t>roque.karl</w:t>
      </w:r>
      <w:proofErr w:type="gramEnd"/>
      <w:r w:rsidR="00BB00A5" w:rsidRPr="00CA5B9C">
        <w:rPr>
          <w:rFonts w:hint="eastAsia"/>
          <w:color w:val="000000" w:themeColor="text1"/>
          <w:sz w:val="16"/>
          <w:szCs w:val="16"/>
          <w:lang w:eastAsia="ja-JP"/>
        </w:rPr>
        <w:t>.</w:t>
      </w:r>
      <w:proofErr w:type="gramStart"/>
      <w:r w:rsidR="00BB00A5" w:rsidRPr="00CA5B9C">
        <w:rPr>
          <w:rFonts w:hint="eastAsia"/>
          <w:color w:val="000000" w:themeColor="text1"/>
          <w:sz w:val="16"/>
          <w:szCs w:val="16"/>
          <w:lang w:eastAsia="ja-JP"/>
        </w:rPr>
        <w:t>raymond.dela</w:t>
      </w:r>
      <w:proofErr w:type="gramEnd"/>
      <w:r w:rsidR="00BB00A5" w:rsidRPr="00CA5B9C">
        <w:rPr>
          <w:rFonts w:hint="eastAsia"/>
          <w:color w:val="000000" w:themeColor="text1"/>
          <w:sz w:val="16"/>
          <w:szCs w:val="16"/>
          <w:lang w:eastAsia="ja-JP"/>
        </w:rPr>
        <w:t>.</w:t>
      </w:r>
      <w:proofErr w:type="gramStart"/>
      <w:r w:rsidR="00BB00A5" w:rsidRPr="00CA5B9C">
        <w:rPr>
          <w:rFonts w:hint="eastAsia"/>
          <w:color w:val="000000" w:themeColor="text1"/>
          <w:sz w:val="16"/>
          <w:szCs w:val="16"/>
          <w:lang w:eastAsia="ja-JP"/>
        </w:rPr>
        <w:t>cruz.g</w:t>
      </w:r>
      <w:proofErr w:type="gramEnd"/>
      <w:r w:rsidR="00BB00A5" w:rsidRPr="00CA5B9C">
        <w:rPr>
          <w:rFonts w:hint="eastAsia"/>
          <w:color w:val="000000" w:themeColor="text1"/>
          <w:sz w:val="16"/>
          <w:szCs w:val="16"/>
          <w:lang w:eastAsia="ja-JP"/>
        </w:rPr>
        <w:t>4</w:t>
      </w:r>
      <w:r w:rsidR="00CA5B9C" w:rsidRPr="00CA5B9C">
        <w:rPr>
          <w:rFonts w:eastAsia="Malgun Gothic" w:hint="eastAsia"/>
          <w:color w:val="FF0000"/>
          <w:sz w:val="16"/>
          <w:szCs w:val="16"/>
          <w:lang w:eastAsia="ko-KR"/>
        </w:rPr>
        <w:t>@</w:t>
      </w:r>
      <w:r w:rsidRPr="00CA5B9C">
        <w:rPr>
          <w:color w:val="000000" w:themeColor="text1"/>
          <w:sz w:val="16"/>
          <w:szCs w:val="16"/>
        </w:rPr>
        <w:t>).</w:t>
      </w:r>
    </w:p>
    <w:p w14:paraId="06156A9A" w14:textId="7EFEF267" w:rsidR="007C43AA" w:rsidRPr="007C43AA" w:rsidRDefault="007C43AA" w:rsidP="00DB4A38">
      <w:pPr>
        <w:keepLines/>
        <w:pBdr>
          <w:top w:val="nil"/>
          <w:left w:val="nil"/>
          <w:bottom w:val="nil"/>
          <w:right w:val="nil"/>
          <w:between w:val="nil"/>
        </w:pBdr>
        <w:ind w:firstLine="202"/>
        <w:jc w:val="both"/>
        <w:rPr>
          <w:rFonts w:eastAsia="Malgun Gothic"/>
          <w:color w:val="000000"/>
          <w:sz w:val="16"/>
          <w:szCs w:val="16"/>
          <w:lang w:eastAsia="ko-KR"/>
        </w:rPr>
      </w:pPr>
      <w:r>
        <w:rPr>
          <w:rFonts w:eastAsia="Malgun Gothic" w:hint="eastAsia"/>
          <w:color w:val="000000"/>
          <w:sz w:val="16"/>
          <w:szCs w:val="16"/>
          <w:lang w:eastAsia="ko-KR"/>
        </w:rPr>
        <w:t>Hirasawa Haruki is with</w:t>
      </w:r>
      <w:r w:rsidR="006D5953">
        <w:rPr>
          <w:rFonts w:eastAsia="Malgun Gothic" w:hint="eastAsia"/>
          <w:color w:val="000000"/>
          <w:sz w:val="16"/>
          <w:szCs w:val="16"/>
          <w:lang w:eastAsia="ko-KR"/>
        </w:rPr>
        <w:t xml:space="preserve"> </w:t>
      </w:r>
      <w:r w:rsidR="006D5953" w:rsidRPr="00362591">
        <w:rPr>
          <w:rFonts w:eastAsia="Malgun Gothic" w:hint="eastAsia"/>
          <w:color w:val="FF0000"/>
          <w:sz w:val="16"/>
          <w:szCs w:val="16"/>
          <w:lang w:eastAsia="ko-KR"/>
        </w:rPr>
        <w:t>xxx</w:t>
      </w:r>
      <w:r w:rsidR="006D5953">
        <w:rPr>
          <w:rFonts w:eastAsia="Malgun Gothic" w:hint="eastAsia"/>
          <w:color w:val="000000"/>
          <w:sz w:val="16"/>
          <w:szCs w:val="16"/>
          <w:lang w:eastAsia="ko-KR"/>
        </w:rPr>
        <w:t xml:space="preserve">, Japan (e-mail: </w:t>
      </w:r>
      <w:r w:rsidR="006D5953" w:rsidRPr="006D5953">
        <w:rPr>
          <w:rFonts w:eastAsia="Malgun Gothic" w:hint="eastAsia"/>
          <w:color w:val="FF0000"/>
          <w:sz w:val="16"/>
          <w:szCs w:val="16"/>
          <w:lang w:eastAsia="ko-KR"/>
        </w:rPr>
        <w:t>xxx</w:t>
      </w:r>
      <w:r w:rsidR="006D5953">
        <w:rPr>
          <w:rFonts w:eastAsia="Malgun Gothic" w:hint="eastAsia"/>
          <w:color w:val="000000"/>
          <w:sz w:val="16"/>
          <w:szCs w:val="16"/>
          <w:lang w:eastAsia="ko-KR"/>
        </w:rPr>
        <w:t>).</w:t>
      </w:r>
    </w:p>
    <w:p w14:paraId="350D71A7" w14:textId="158F0198" w:rsidR="00BE4774" w:rsidRDefault="00CA5B9C" w:rsidP="00DB4A38">
      <w:pPr>
        <w:keepLines/>
        <w:pBdr>
          <w:top w:val="nil"/>
          <w:left w:val="nil"/>
          <w:bottom w:val="nil"/>
          <w:right w:val="nil"/>
          <w:between w:val="nil"/>
        </w:pBdr>
        <w:ind w:firstLine="202"/>
        <w:jc w:val="both"/>
        <w:rPr>
          <w:color w:val="000000"/>
          <w:sz w:val="16"/>
          <w:szCs w:val="16"/>
        </w:rPr>
      </w:pPr>
      <w:r w:rsidRPr="00DB4A38">
        <w:rPr>
          <w:color w:val="000000"/>
          <w:sz w:val="16"/>
          <w:szCs w:val="16"/>
        </w:rPr>
        <w:t>Sihoon Choi</w:t>
      </w:r>
      <w:r>
        <w:rPr>
          <w:rFonts w:ascii="Batang" w:eastAsia="Batang" w:hAnsi="Batang" w:cs="Batang" w:hint="eastAsia"/>
          <w:color w:val="000000"/>
          <w:sz w:val="16"/>
          <w:szCs w:val="16"/>
          <w:lang w:eastAsia="ko-KR"/>
        </w:rPr>
        <w:t>,</w:t>
      </w:r>
      <w:r w:rsidRPr="00DB4A38">
        <w:rPr>
          <w:color w:val="000000"/>
          <w:sz w:val="16"/>
          <w:szCs w:val="16"/>
        </w:rPr>
        <w:t xml:space="preserve"> </w:t>
      </w:r>
      <w:r w:rsidR="003B27F4" w:rsidRPr="003B27F4">
        <w:rPr>
          <w:color w:val="000000"/>
          <w:sz w:val="16"/>
          <w:szCs w:val="16"/>
        </w:rPr>
        <w:t>Yu Yonezawa</w:t>
      </w:r>
      <w:r w:rsidR="003B27F4">
        <w:rPr>
          <w:rFonts w:eastAsia="Malgun Gothic" w:hint="eastAsia"/>
          <w:color w:val="000000"/>
          <w:sz w:val="16"/>
          <w:szCs w:val="16"/>
          <w:lang w:eastAsia="ko-KR"/>
        </w:rPr>
        <w:t>,</w:t>
      </w:r>
      <w:r w:rsidR="003B27F4" w:rsidRPr="003B27F4">
        <w:rPr>
          <w:color w:val="000000"/>
          <w:sz w:val="16"/>
          <w:szCs w:val="16"/>
        </w:rPr>
        <w:t xml:space="preserve"> </w:t>
      </w:r>
      <w:r w:rsidR="00DB4A38" w:rsidRPr="00DB4A38">
        <w:rPr>
          <w:color w:val="000000"/>
          <w:sz w:val="16"/>
          <w:szCs w:val="16"/>
        </w:rPr>
        <w:t xml:space="preserve">Jun Imaoka and Masayoshi Yamamoto are with Institute of Materials and Systems for Sustainability, Nagoya University, Nagoya, 464-8601, Japan (email: </w:t>
      </w:r>
      <w:r w:rsidRPr="00CA5B9C">
        <w:rPr>
          <w:color w:val="000000"/>
          <w:sz w:val="16"/>
          <w:szCs w:val="16"/>
        </w:rPr>
        <w:t>choi.sihoon.w4@f.mail.nagoya-u.ac.jp</w:t>
      </w:r>
      <w:r>
        <w:rPr>
          <w:rFonts w:eastAsia="Malgun Gothic" w:hint="eastAsia"/>
          <w:color w:val="000000"/>
          <w:sz w:val="16"/>
          <w:szCs w:val="16"/>
          <w:lang w:eastAsia="ko-KR"/>
        </w:rPr>
        <w:t xml:space="preserve">; </w:t>
      </w:r>
      <w:r w:rsidR="008031D8" w:rsidRPr="008031D8">
        <w:rPr>
          <w:rFonts w:eastAsia="Malgun Gothic"/>
          <w:color w:val="000000"/>
          <w:sz w:val="16"/>
          <w:szCs w:val="16"/>
          <w:lang w:eastAsia="ko-KR"/>
        </w:rPr>
        <w:t>yonezawa.yu.c9@f.mail.nagoya-u.ac.jp</w:t>
      </w:r>
      <w:r w:rsidR="008031D8">
        <w:rPr>
          <w:rFonts w:eastAsia="Malgun Gothic" w:hint="eastAsia"/>
          <w:color w:val="000000"/>
          <w:sz w:val="16"/>
          <w:szCs w:val="16"/>
          <w:lang w:eastAsia="ko-KR"/>
        </w:rPr>
        <w:t>;</w:t>
      </w:r>
      <w:r w:rsidR="008031D8" w:rsidRPr="008031D8">
        <w:rPr>
          <w:rFonts w:eastAsia="Malgun Gothic"/>
          <w:color w:val="000000"/>
          <w:sz w:val="16"/>
          <w:szCs w:val="16"/>
          <w:lang w:eastAsia="ko-KR"/>
        </w:rPr>
        <w:t xml:space="preserve"> </w:t>
      </w:r>
      <w:r w:rsidR="005F1061" w:rsidRPr="005F1061">
        <w:rPr>
          <w:rFonts w:eastAsia="Malgun Gothic"/>
          <w:color w:val="000000"/>
          <w:sz w:val="16"/>
          <w:szCs w:val="16"/>
          <w:lang w:eastAsia="ko-KR"/>
        </w:rPr>
        <w:t>imaoka.jun.n9@f.mail.nagoya-u.ac.jp</w:t>
      </w:r>
      <w:r w:rsidR="00DB4A38" w:rsidRPr="00DB4A38">
        <w:rPr>
          <w:color w:val="000000"/>
          <w:sz w:val="16"/>
          <w:szCs w:val="16"/>
        </w:rPr>
        <w:t xml:space="preserve">; </w:t>
      </w:r>
      <w:r w:rsidR="005F53AB" w:rsidRPr="005F53AB">
        <w:rPr>
          <w:color w:val="000000"/>
          <w:sz w:val="16"/>
          <w:szCs w:val="16"/>
        </w:rPr>
        <w:t>yamamoto.masayoshi.n5@f.mail.nagoya-u.ac.jp</w:t>
      </w:r>
      <w:r w:rsidR="00DB4A38" w:rsidRPr="00DB4A38">
        <w:rPr>
          <w:color w:val="000000"/>
          <w:sz w:val="16"/>
          <w:szCs w:val="16"/>
        </w:rPr>
        <w:t>).</w:t>
      </w:r>
      <w:r w:rsidR="00BE4774">
        <w:rPr>
          <w:sz w:val="16"/>
          <w:szCs w:val="16"/>
        </w:rPr>
        <w:t xml:space="preserve"> </w:t>
      </w:r>
    </w:p>
    <w:p w14:paraId="4102162F" w14:textId="25FED3BC" w:rsidR="00BE4774" w:rsidRPr="00DB4A38" w:rsidRDefault="00BE4774" w:rsidP="00DB4A38">
      <w:pPr>
        <w:pStyle w:val="FootnoteText"/>
        <w:ind w:firstLine="0"/>
        <w:rPr>
          <w:rFonts w:eastAsia="Malgun Gothic"/>
          <w:lang w:eastAsia="ko-K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29A66D60"/>
    <w:multiLevelType w:val="hybridMultilevel"/>
    <w:tmpl w:val="AD02C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E4769A"/>
    <w:multiLevelType w:val="hybridMultilevel"/>
    <w:tmpl w:val="940ACF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36772C2D"/>
    <w:multiLevelType w:val="hybridMultilevel"/>
    <w:tmpl w:val="DEDE69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46BC61E0"/>
    <w:multiLevelType w:val="hybridMultilevel"/>
    <w:tmpl w:val="44606E9C"/>
    <w:lvl w:ilvl="0" w:tplc="DCCE595C">
      <w:start w:val="1"/>
      <w:numFmt w:val="decimal"/>
      <w:lvlText w:val="%1."/>
      <w:lvlJc w:val="left"/>
      <w:pPr>
        <w:ind w:left="1020" w:hanging="360"/>
      </w:pPr>
    </w:lvl>
    <w:lvl w:ilvl="1" w:tplc="99C6AFD2">
      <w:start w:val="1"/>
      <w:numFmt w:val="decimal"/>
      <w:lvlText w:val="%2."/>
      <w:lvlJc w:val="left"/>
      <w:pPr>
        <w:ind w:left="1020" w:hanging="360"/>
      </w:pPr>
    </w:lvl>
    <w:lvl w:ilvl="2" w:tplc="96C217B4">
      <w:start w:val="1"/>
      <w:numFmt w:val="decimal"/>
      <w:lvlText w:val="%3."/>
      <w:lvlJc w:val="left"/>
      <w:pPr>
        <w:ind w:left="1020" w:hanging="360"/>
      </w:pPr>
    </w:lvl>
    <w:lvl w:ilvl="3" w:tplc="B78624DE">
      <w:start w:val="1"/>
      <w:numFmt w:val="decimal"/>
      <w:lvlText w:val="%4."/>
      <w:lvlJc w:val="left"/>
      <w:pPr>
        <w:ind w:left="1020" w:hanging="360"/>
      </w:pPr>
    </w:lvl>
    <w:lvl w:ilvl="4" w:tplc="A8960A80">
      <w:start w:val="1"/>
      <w:numFmt w:val="decimal"/>
      <w:lvlText w:val="%5."/>
      <w:lvlJc w:val="left"/>
      <w:pPr>
        <w:ind w:left="1020" w:hanging="360"/>
      </w:pPr>
    </w:lvl>
    <w:lvl w:ilvl="5" w:tplc="12664D3E">
      <w:start w:val="1"/>
      <w:numFmt w:val="decimal"/>
      <w:lvlText w:val="%6."/>
      <w:lvlJc w:val="left"/>
      <w:pPr>
        <w:ind w:left="1020" w:hanging="360"/>
      </w:pPr>
    </w:lvl>
    <w:lvl w:ilvl="6" w:tplc="B92AF09A">
      <w:start w:val="1"/>
      <w:numFmt w:val="decimal"/>
      <w:lvlText w:val="%7."/>
      <w:lvlJc w:val="left"/>
      <w:pPr>
        <w:ind w:left="1020" w:hanging="360"/>
      </w:pPr>
    </w:lvl>
    <w:lvl w:ilvl="7" w:tplc="EFA0539A">
      <w:start w:val="1"/>
      <w:numFmt w:val="decimal"/>
      <w:lvlText w:val="%8."/>
      <w:lvlJc w:val="left"/>
      <w:pPr>
        <w:ind w:left="1020" w:hanging="360"/>
      </w:pPr>
    </w:lvl>
    <w:lvl w:ilvl="8" w:tplc="C38C8BB6">
      <w:start w:val="1"/>
      <w:numFmt w:val="decimal"/>
      <w:lvlText w:val="%9."/>
      <w:lvlJc w:val="left"/>
      <w:pPr>
        <w:ind w:left="1020" w:hanging="360"/>
      </w:pPr>
    </w:lvl>
  </w:abstractNum>
  <w:abstractNum w:abstractNumId="13" w15:restartNumberingAfterBreak="0">
    <w:nsid w:val="474C7E03"/>
    <w:multiLevelType w:val="hybridMultilevel"/>
    <w:tmpl w:val="1B9CA74E"/>
    <w:lvl w:ilvl="0" w:tplc="CAACA5AA">
      <w:start w:val="1"/>
      <w:numFmt w:val="decimal"/>
      <w:lvlText w:val="%1."/>
      <w:lvlJc w:val="left"/>
      <w:pPr>
        <w:ind w:left="1020" w:hanging="360"/>
      </w:pPr>
    </w:lvl>
    <w:lvl w:ilvl="1" w:tplc="008AFF78">
      <w:start w:val="1"/>
      <w:numFmt w:val="decimal"/>
      <w:lvlText w:val="%2."/>
      <w:lvlJc w:val="left"/>
      <w:pPr>
        <w:ind w:left="1020" w:hanging="360"/>
      </w:pPr>
    </w:lvl>
    <w:lvl w:ilvl="2" w:tplc="3D10209E">
      <w:start w:val="1"/>
      <w:numFmt w:val="decimal"/>
      <w:lvlText w:val="%3."/>
      <w:lvlJc w:val="left"/>
      <w:pPr>
        <w:ind w:left="1020" w:hanging="360"/>
      </w:pPr>
    </w:lvl>
    <w:lvl w:ilvl="3" w:tplc="A2EEEE2A">
      <w:start w:val="1"/>
      <w:numFmt w:val="decimal"/>
      <w:lvlText w:val="%4."/>
      <w:lvlJc w:val="left"/>
      <w:pPr>
        <w:ind w:left="1020" w:hanging="360"/>
      </w:pPr>
    </w:lvl>
    <w:lvl w:ilvl="4" w:tplc="88F24C8C">
      <w:start w:val="1"/>
      <w:numFmt w:val="decimal"/>
      <w:lvlText w:val="%5."/>
      <w:lvlJc w:val="left"/>
      <w:pPr>
        <w:ind w:left="1020" w:hanging="360"/>
      </w:pPr>
    </w:lvl>
    <w:lvl w:ilvl="5" w:tplc="269CABA8">
      <w:start w:val="1"/>
      <w:numFmt w:val="decimal"/>
      <w:lvlText w:val="%6."/>
      <w:lvlJc w:val="left"/>
      <w:pPr>
        <w:ind w:left="1020" w:hanging="360"/>
      </w:pPr>
    </w:lvl>
    <w:lvl w:ilvl="6" w:tplc="C31C87D0">
      <w:start w:val="1"/>
      <w:numFmt w:val="decimal"/>
      <w:lvlText w:val="%7."/>
      <w:lvlJc w:val="left"/>
      <w:pPr>
        <w:ind w:left="1020" w:hanging="360"/>
      </w:pPr>
    </w:lvl>
    <w:lvl w:ilvl="7" w:tplc="CCC89DEC">
      <w:start w:val="1"/>
      <w:numFmt w:val="decimal"/>
      <w:lvlText w:val="%8."/>
      <w:lvlJc w:val="left"/>
      <w:pPr>
        <w:ind w:left="1020" w:hanging="360"/>
      </w:pPr>
    </w:lvl>
    <w:lvl w:ilvl="8" w:tplc="E57416A8">
      <w:start w:val="1"/>
      <w:numFmt w:val="decimal"/>
      <w:lvlText w:val="%9."/>
      <w:lvlJc w:val="left"/>
      <w:pPr>
        <w:ind w:left="1020" w:hanging="360"/>
      </w:pPr>
    </w:lvl>
  </w:abstractNum>
  <w:abstractNum w:abstractNumId="14" w15:restartNumberingAfterBreak="0">
    <w:nsid w:val="48FD4B13"/>
    <w:multiLevelType w:val="hybridMultilevel"/>
    <w:tmpl w:val="A4469EC0"/>
    <w:lvl w:ilvl="0" w:tplc="9DB468CC">
      <w:start w:val="1"/>
      <w:numFmt w:val="decimal"/>
      <w:lvlText w:val="%1."/>
      <w:lvlJc w:val="left"/>
      <w:pPr>
        <w:ind w:left="1020" w:hanging="360"/>
      </w:pPr>
    </w:lvl>
    <w:lvl w:ilvl="1" w:tplc="EA6CF782">
      <w:start w:val="1"/>
      <w:numFmt w:val="decimal"/>
      <w:lvlText w:val="%2."/>
      <w:lvlJc w:val="left"/>
      <w:pPr>
        <w:ind w:left="1020" w:hanging="360"/>
      </w:pPr>
    </w:lvl>
    <w:lvl w:ilvl="2" w:tplc="E35CD9AE">
      <w:start w:val="1"/>
      <w:numFmt w:val="decimal"/>
      <w:lvlText w:val="%3."/>
      <w:lvlJc w:val="left"/>
      <w:pPr>
        <w:ind w:left="1020" w:hanging="360"/>
      </w:pPr>
    </w:lvl>
    <w:lvl w:ilvl="3" w:tplc="74124DF4">
      <w:start w:val="1"/>
      <w:numFmt w:val="decimal"/>
      <w:lvlText w:val="%4."/>
      <w:lvlJc w:val="left"/>
      <w:pPr>
        <w:ind w:left="1020" w:hanging="360"/>
      </w:pPr>
    </w:lvl>
    <w:lvl w:ilvl="4" w:tplc="04463ABC">
      <w:start w:val="1"/>
      <w:numFmt w:val="decimal"/>
      <w:lvlText w:val="%5."/>
      <w:lvlJc w:val="left"/>
      <w:pPr>
        <w:ind w:left="1020" w:hanging="360"/>
      </w:pPr>
    </w:lvl>
    <w:lvl w:ilvl="5" w:tplc="B784BAC2">
      <w:start w:val="1"/>
      <w:numFmt w:val="decimal"/>
      <w:lvlText w:val="%6."/>
      <w:lvlJc w:val="left"/>
      <w:pPr>
        <w:ind w:left="1020" w:hanging="360"/>
      </w:pPr>
    </w:lvl>
    <w:lvl w:ilvl="6" w:tplc="2CF64A14">
      <w:start w:val="1"/>
      <w:numFmt w:val="decimal"/>
      <w:lvlText w:val="%7."/>
      <w:lvlJc w:val="left"/>
      <w:pPr>
        <w:ind w:left="1020" w:hanging="360"/>
      </w:pPr>
    </w:lvl>
    <w:lvl w:ilvl="7" w:tplc="37E002E4">
      <w:start w:val="1"/>
      <w:numFmt w:val="decimal"/>
      <w:lvlText w:val="%8."/>
      <w:lvlJc w:val="left"/>
      <w:pPr>
        <w:ind w:left="1020" w:hanging="360"/>
      </w:pPr>
    </w:lvl>
    <w:lvl w:ilvl="8" w:tplc="5818EF84">
      <w:start w:val="1"/>
      <w:numFmt w:val="decimal"/>
      <w:lvlText w:val="%9."/>
      <w:lvlJc w:val="left"/>
      <w:pPr>
        <w:ind w:left="1020" w:hanging="360"/>
      </w:pPr>
    </w:lvl>
  </w:abstractNum>
  <w:abstractNum w:abstractNumId="15" w15:restartNumberingAfterBreak="0">
    <w:nsid w:val="493544CD"/>
    <w:multiLevelType w:val="hybridMultilevel"/>
    <w:tmpl w:val="3BF0E3C2"/>
    <w:lvl w:ilvl="0" w:tplc="40EAE11A">
      <w:start w:val="1"/>
      <w:numFmt w:val="decimal"/>
      <w:lvlText w:val="%1."/>
      <w:lvlJc w:val="left"/>
      <w:pPr>
        <w:ind w:left="1020" w:hanging="360"/>
      </w:pPr>
    </w:lvl>
    <w:lvl w:ilvl="1" w:tplc="5DBE9502">
      <w:start w:val="1"/>
      <w:numFmt w:val="decimal"/>
      <w:lvlText w:val="%2."/>
      <w:lvlJc w:val="left"/>
      <w:pPr>
        <w:ind w:left="1020" w:hanging="360"/>
      </w:pPr>
    </w:lvl>
    <w:lvl w:ilvl="2" w:tplc="D16E1872">
      <w:start w:val="1"/>
      <w:numFmt w:val="decimal"/>
      <w:lvlText w:val="%3."/>
      <w:lvlJc w:val="left"/>
      <w:pPr>
        <w:ind w:left="1020" w:hanging="360"/>
      </w:pPr>
    </w:lvl>
    <w:lvl w:ilvl="3" w:tplc="46745828">
      <w:start w:val="1"/>
      <w:numFmt w:val="decimal"/>
      <w:lvlText w:val="%4."/>
      <w:lvlJc w:val="left"/>
      <w:pPr>
        <w:ind w:left="1020" w:hanging="360"/>
      </w:pPr>
    </w:lvl>
    <w:lvl w:ilvl="4" w:tplc="6B54DCD4">
      <w:start w:val="1"/>
      <w:numFmt w:val="decimal"/>
      <w:lvlText w:val="%5."/>
      <w:lvlJc w:val="left"/>
      <w:pPr>
        <w:ind w:left="1020" w:hanging="360"/>
      </w:pPr>
    </w:lvl>
    <w:lvl w:ilvl="5" w:tplc="5B98683C">
      <w:start w:val="1"/>
      <w:numFmt w:val="decimal"/>
      <w:lvlText w:val="%6."/>
      <w:lvlJc w:val="left"/>
      <w:pPr>
        <w:ind w:left="1020" w:hanging="360"/>
      </w:pPr>
    </w:lvl>
    <w:lvl w:ilvl="6" w:tplc="268E641C">
      <w:start w:val="1"/>
      <w:numFmt w:val="decimal"/>
      <w:lvlText w:val="%7."/>
      <w:lvlJc w:val="left"/>
      <w:pPr>
        <w:ind w:left="1020" w:hanging="360"/>
      </w:pPr>
    </w:lvl>
    <w:lvl w:ilvl="7" w:tplc="F61C410C">
      <w:start w:val="1"/>
      <w:numFmt w:val="decimal"/>
      <w:lvlText w:val="%8."/>
      <w:lvlJc w:val="left"/>
      <w:pPr>
        <w:ind w:left="1020" w:hanging="360"/>
      </w:pPr>
    </w:lvl>
    <w:lvl w:ilvl="8" w:tplc="D3D4E896">
      <w:start w:val="1"/>
      <w:numFmt w:val="decimal"/>
      <w:lvlText w:val="%9."/>
      <w:lvlJc w:val="left"/>
      <w:pPr>
        <w:ind w:left="1020" w:hanging="360"/>
      </w:pPr>
    </w:lvl>
  </w:abstractNum>
  <w:abstractNum w:abstractNumId="16"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8" w15:restartNumberingAfterBreak="0">
    <w:nsid w:val="50104078"/>
    <w:multiLevelType w:val="hybridMultilevel"/>
    <w:tmpl w:val="042E93B4"/>
    <w:lvl w:ilvl="0" w:tplc="6922C9BC">
      <w:start w:val="6"/>
      <w:numFmt w:val="decimal"/>
      <w:lvlText w:val="Fig.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2CA544A"/>
    <w:multiLevelType w:val="singleLevel"/>
    <w:tmpl w:val="C8563356"/>
    <w:lvl w:ilvl="0">
      <w:start w:val="1"/>
      <w:numFmt w:val="decimal"/>
      <w:lvlText w:val="[%1]"/>
      <w:lvlJc w:val="left"/>
      <w:pPr>
        <w:ind w:left="440" w:hanging="440"/>
      </w:pPr>
      <w:rPr>
        <w:rFonts w:hint="eastAsia"/>
        <w:b w:val="0"/>
        <w:bCs w:val="0"/>
        <w:i w:val="0"/>
        <w:iCs w:val="0"/>
        <w:sz w:val="16"/>
        <w:szCs w:val="16"/>
      </w:rPr>
    </w:lvl>
  </w:abstractNum>
  <w:abstractNum w:abstractNumId="2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12193"/>
    <w:multiLevelType w:val="hybridMultilevel"/>
    <w:tmpl w:val="B00C5B7C"/>
    <w:lvl w:ilvl="0" w:tplc="6D724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23FED"/>
    <w:multiLevelType w:val="hybridMultilevel"/>
    <w:tmpl w:val="75D035CA"/>
    <w:lvl w:ilvl="0" w:tplc="88C47256">
      <w:start w:val="2"/>
      <w:numFmt w:val="decimal"/>
      <w:lvlText w:val="Fig. %1.  "/>
      <w:lvlJc w:val="left"/>
      <w:pPr>
        <w:ind w:left="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C458E5"/>
    <w:multiLevelType w:val="hybridMultilevel"/>
    <w:tmpl w:val="37B0E4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D32DA8"/>
    <w:multiLevelType w:val="singleLevel"/>
    <w:tmpl w:val="5C56B7CC"/>
    <w:lvl w:ilvl="0">
      <w:start w:val="1"/>
      <w:numFmt w:val="upperRoman"/>
      <w:pStyle w:val="tablehead"/>
      <w:lvlText w:val="TABLE %1. "/>
      <w:lvlJc w:val="left"/>
      <w:pPr>
        <w:tabs>
          <w:tab w:val="num" w:pos="4483"/>
        </w:tabs>
        <w:ind w:left="3403" w:firstLine="0"/>
      </w:pPr>
      <w:rPr>
        <w:rFonts w:ascii="Times New Roman" w:hAnsi="Times New Roman" w:cs="Times New Roman" w:hint="default"/>
        <w:b w:val="0"/>
        <w:bCs w:val="0"/>
        <w:i w:val="0"/>
        <w:iCs w:val="0"/>
        <w:sz w:val="16"/>
        <w:szCs w:val="16"/>
      </w:rPr>
    </w:lvl>
  </w:abstractNum>
  <w:abstractNum w:abstractNumId="26" w15:restartNumberingAfterBreak="0">
    <w:nsid w:val="720F7F5B"/>
    <w:multiLevelType w:val="hybridMultilevel"/>
    <w:tmpl w:val="75D035CA"/>
    <w:lvl w:ilvl="0" w:tplc="FFFFFFFF">
      <w:start w:val="2"/>
      <w:numFmt w:val="decimal"/>
      <w:lvlText w:val="Fig. %1.  "/>
      <w:lvlJc w:val="left"/>
      <w:pPr>
        <w:ind w:left="2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700943"/>
    <w:multiLevelType w:val="hybridMultilevel"/>
    <w:tmpl w:val="E9D66F48"/>
    <w:lvl w:ilvl="0" w:tplc="E41A5DE2">
      <w:start w:val="3"/>
      <w:numFmt w:val="decimal"/>
      <w:lvlText w:val="Fig. %1.  "/>
      <w:lvlJc w:val="left"/>
      <w:pPr>
        <w:ind w:left="327" w:hanging="360"/>
      </w:pPr>
      <w:rPr>
        <w:rFonts w:hint="default"/>
      </w:rPr>
    </w:lvl>
    <w:lvl w:ilvl="1" w:tplc="04090019" w:tentative="1">
      <w:start w:val="1"/>
      <w:numFmt w:val="lowerLetter"/>
      <w:lvlText w:val="%2."/>
      <w:lvlJc w:val="left"/>
      <w:pPr>
        <w:ind w:left="1047" w:hanging="360"/>
      </w:pPr>
    </w:lvl>
    <w:lvl w:ilvl="2" w:tplc="0409001B" w:tentative="1">
      <w:start w:val="1"/>
      <w:numFmt w:val="lowerRoman"/>
      <w:lvlText w:val="%3."/>
      <w:lvlJc w:val="right"/>
      <w:pPr>
        <w:ind w:left="1767" w:hanging="180"/>
      </w:pPr>
    </w:lvl>
    <w:lvl w:ilvl="3" w:tplc="0409000F" w:tentative="1">
      <w:start w:val="1"/>
      <w:numFmt w:val="decimal"/>
      <w:lvlText w:val="%4."/>
      <w:lvlJc w:val="left"/>
      <w:pPr>
        <w:ind w:left="2487" w:hanging="360"/>
      </w:pPr>
    </w:lvl>
    <w:lvl w:ilvl="4" w:tplc="04090019" w:tentative="1">
      <w:start w:val="1"/>
      <w:numFmt w:val="lowerLetter"/>
      <w:lvlText w:val="%5."/>
      <w:lvlJc w:val="left"/>
      <w:pPr>
        <w:ind w:left="3207" w:hanging="360"/>
      </w:pPr>
    </w:lvl>
    <w:lvl w:ilvl="5" w:tplc="0409001B" w:tentative="1">
      <w:start w:val="1"/>
      <w:numFmt w:val="lowerRoman"/>
      <w:lvlText w:val="%6."/>
      <w:lvlJc w:val="right"/>
      <w:pPr>
        <w:ind w:left="3927" w:hanging="180"/>
      </w:pPr>
    </w:lvl>
    <w:lvl w:ilvl="6" w:tplc="0409000F" w:tentative="1">
      <w:start w:val="1"/>
      <w:numFmt w:val="decimal"/>
      <w:lvlText w:val="%7."/>
      <w:lvlJc w:val="left"/>
      <w:pPr>
        <w:ind w:left="4647" w:hanging="360"/>
      </w:pPr>
    </w:lvl>
    <w:lvl w:ilvl="7" w:tplc="04090019" w:tentative="1">
      <w:start w:val="1"/>
      <w:numFmt w:val="lowerLetter"/>
      <w:lvlText w:val="%8."/>
      <w:lvlJc w:val="left"/>
      <w:pPr>
        <w:ind w:left="5367" w:hanging="360"/>
      </w:pPr>
    </w:lvl>
    <w:lvl w:ilvl="8" w:tplc="0409001B" w:tentative="1">
      <w:start w:val="1"/>
      <w:numFmt w:val="lowerRoman"/>
      <w:lvlText w:val="%9."/>
      <w:lvlJc w:val="right"/>
      <w:pPr>
        <w:ind w:left="6087" w:hanging="180"/>
      </w:pPr>
    </w:lvl>
  </w:abstractNum>
  <w:abstractNum w:abstractNumId="28" w15:restartNumberingAfterBreak="0">
    <w:nsid w:val="7D28454D"/>
    <w:multiLevelType w:val="hybridMultilevel"/>
    <w:tmpl w:val="CA48D4CE"/>
    <w:lvl w:ilvl="0" w:tplc="922E955C">
      <w:start w:val="1"/>
      <w:numFmt w:val="decimal"/>
      <w:lvlText w:val="%1."/>
      <w:lvlJc w:val="left"/>
      <w:pPr>
        <w:ind w:left="1020" w:hanging="360"/>
      </w:pPr>
    </w:lvl>
    <w:lvl w:ilvl="1" w:tplc="4F4C8606">
      <w:start w:val="1"/>
      <w:numFmt w:val="decimal"/>
      <w:lvlText w:val="%2."/>
      <w:lvlJc w:val="left"/>
      <w:pPr>
        <w:ind w:left="1020" w:hanging="360"/>
      </w:pPr>
    </w:lvl>
    <w:lvl w:ilvl="2" w:tplc="06DA59FC">
      <w:start w:val="1"/>
      <w:numFmt w:val="decimal"/>
      <w:lvlText w:val="%3."/>
      <w:lvlJc w:val="left"/>
      <w:pPr>
        <w:ind w:left="1020" w:hanging="360"/>
      </w:pPr>
    </w:lvl>
    <w:lvl w:ilvl="3" w:tplc="9E824B32">
      <w:start w:val="1"/>
      <w:numFmt w:val="decimal"/>
      <w:lvlText w:val="%4."/>
      <w:lvlJc w:val="left"/>
      <w:pPr>
        <w:ind w:left="1020" w:hanging="360"/>
      </w:pPr>
    </w:lvl>
    <w:lvl w:ilvl="4" w:tplc="3252CB5E">
      <w:start w:val="1"/>
      <w:numFmt w:val="decimal"/>
      <w:lvlText w:val="%5."/>
      <w:lvlJc w:val="left"/>
      <w:pPr>
        <w:ind w:left="1020" w:hanging="360"/>
      </w:pPr>
    </w:lvl>
    <w:lvl w:ilvl="5" w:tplc="861C5642">
      <w:start w:val="1"/>
      <w:numFmt w:val="decimal"/>
      <w:lvlText w:val="%6."/>
      <w:lvlJc w:val="left"/>
      <w:pPr>
        <w:ind w:left="1020" w:hanging="360"/>
      </w:pPr>
    </w:lvl>
    <w:lvl w:ilvl="6" w:tplc="B1EAF900">
      <w:start w:val="1"/>
      <w:numFmt w:val="decimal"/>
      <w:lvlText w:val="%7."/>
      <w:lvlJc w:val="left"/>
      <w:pPr>
        <w:ind w:left="1020" w:hanging="360"/>
      </w:pPr>
    </w:lvl>
    <w:lvl w:ilvl="7" w:tplc="3ACCED86">
      <w:start w:val="1"/>
      <w:numFmt w:val="decimal"/>
      <w:lvlText w:val="%8."/>
      <w:lvlJc w:val="left"/>
      <w:pPr>
        <w:ind w:left="1020" w:hanging="360"/>
      </w:pPr>
    </w:lvl>
    <w:lvl w:ilvl="8" w:tplc="D2C44EFA">
      <w:start w:val="1"/>
      <w:numFmt w:val="decimal"/>
      <w:lvlText w:val="%9."/>
      <w:lvlJc w:val="left"/>
      <w:pPr>
        <w:ind w:left="1020" w:hanging="360"/>
      </w:pPr>
    </w:lvl>
  </w:abstractNum>
  <w:abstractNum w:abstractNumId="29" w15:restartNumberingAfterBreak="0">
    <w:nsid w:val="7E0275E6"/>
    <w:multiLevelType w:val="hybridMultilevel"/>
    <w:tmpl w:val="7DACBB3E"/>
    <w:lvl w:ilvl="0" w:tplc="C3B47290">
      <w:start w:val="1"/>
      <w:numFmt w:val="decimal"/>
      <w:lvlText w:val="%1."/>
      <w:lvlJc w:val="left"/>
      <w:pPr>
        <w:ind w:left="1020" w:hanging="360"/>
      </w:pPr>
    </w:lvl>
    <w:lvl w:ilvl="1" w:tplc="8C4251A4">
      <w:start w:val="1"/>
      <w:numFmt w:val="decimal"/>
      <w:lvlText w:val="%2."/>
      <w:lvlJc w:val="left"/>
      <w:pPr>
        <w:ind w:left="1020" w:hanging="360"/>
      </w:pPr>
    </w:lvl>
    <w:lvl w:ilvl="2" w:tplc="50842A2C">
      <w:start w:val="1"/>
      <w:numFmt w:val="decimal"/>
      <w:lvlText w:val="%3."/>
      <w:lvlJc w:val="left"/>
      <w:pPr>
        <w:ind w:left="1020" w:hanging="360"/>
      </w:pPr>
    </w:lvl>
    <w:lvl w:ilvl="3" w:tplc="48C2CEFE">
      <w:start w:val="1"/>
      <w:numFmt w:val="decimal"/>
      <w:lvlText w:val="%4."/>
      <w:lvlJc w:val="left"/>
      <w:pPr>
        <w:ind w:left="1020" w:hanging="360"/>
      </w:pPr>
    </w:lvl>
    <w:lvl w:ilvl="4" w:tplc="8EFA868A">
      <w:start w:val="1"/>
      <w:numFmt w:val="decimal"/>
      <w:lvlText w:val="%5."/>
      <w:lvlJc w:val="left"/>
      <w:pPr>
        <w:ind w:left="1020" w:hanging="360"/>
      </w:pPr>
    </w:lvl>
    <w:lvl w:ilvl="5" w:tplc="BF9A14D4">
      <w:start w:val="1"/>
      <w:numFmt w:val="decimal"/>
      <w:lvlText w:val="%6."/>
      <w:lvlJc w:val="left"/>
      <w:pPr>
        <w:ind w:left="1020" w:hanging="360"/>
      </w:pPr>
    </w:lvl>
    <w:lvl w:ilvl="6" w:tplc="56020BB6">
      <w:start w:val="1"/>
      <w:numFmt w:val="decimal"/>
      <w:lvlText w:val="%7."/>
      <w:lvlJc w:val="left"/>
      <w:pPr>
        <w:ind w:left="1020" w:hanging="360"/>
      </w:pPr>
    </w:lvl>
    <w:lvl w:ilvl="7" w:tplc="98E88162">
      <w:start w:val="1"/>
      <w:numFmt w:val="decimal"/>
      <w:lvlText w:val="%8."/>
      <w:lvlJc w:val="left"/>
      <w:pPr>
        <w:ind w:left="1020" w:hanging="360"/>
      </w:pPr>
    </w:lvl>
    <w:lvl w:ilvl="8" w:tplc="304ADA5C">
      <w:start w:val="1"/>
      <w:numFmt w:val="decimal"/>
      <w:lvlText w:val="%9."/>
      <w:lvlJc w:val="left"/>
      <w:pPr>
        <w:ind w:left="1020" w:hanging="360"/>
      </w:pPr>
    </w:lvl>
  </w:abstractNum>
  <w:abstractNum w:abstractNumId="30" w15:restartNumberingAfterBreak="0">
    <w:nsid w:val="7E6C3A94"/>
    <w:multiLevelType w:val="hybridMultilevel"/>
    <w:tmpl w:val="6316D986"/>
    <w:lvl w:ilvl="0" w:tplc="FFFFFFFF">
      <w:start w:val="1"/>
      <w:numFmt w:val="lowerLetter"/>
      <w:lvlText w:val="(%1)"/>
      <w:lvlJc w:val="left"/>
      <w:pPr>
        <w:ind w:left="260" w:hanging="360"/>
      </w:pPr>
      <w:rPr>
        <w:rFonts w:hint="default"/>
      </w:rPr>
    </w:lvl>
    <w:lvl w:ilvl="1" w:tplc="FFFFFFFF" w:tentative="1">
      <w:start w:val="1"/>
      <w:numFmt w:val="lowerLetter"/>
      <w:lvlText w:val="%2."/>
      <w:lvlJc w:val="left"/>
      <w:pPr>
        <w:ind w:left="980" w:hanging="360"/>
      </w:pPr>
    </w:lvl>
    <w:lvl w:ilvl="2" w:tplc="FFFFFFFF" w:tentative="1">
      <w:start w:val="1"/>
      <w:numFmt w:val="lowerRoman"/>
      <w:lvlText w:val="%3."/>
      <w:lvlJc w:val="right"/>
      <w:pPr>
        <w:ind w:left="1700" w:hanging="180"/>
      </w:pPr>
    </w:lvl>
    <w:lvl w:ilvl="3" w:tplc="FFFFFFFF" w:tentative="1">
      <w:start w:val="1"/>
      <w:numFmt w:val="decimal"/>
      <w:lvlText w:val="%4."/>
      <w:lvlJc w:val="left"/>
      <w:pPr>
        <w:ind w:left="2420" w:hanging="360"/>
      </w:pPr>
    </w:lvl>
    <w:lvl w:ilvl="4" w:tplc="FFFFFFFF" w:tentative="1">
      <w:start w:val="1"/>
      <w:numFmt w:val="lowerLetter"/>
      <w:lvlText w:val="%5."/>
      <w:lvlJc w:val="left"/>
      <w:pPr>
        <w:ind w:left="3140" w:hanging="360"/>
      </w:pPr>
    </w:lvl>
    <w:lvl w:ilvl="5" w:tplc="FFFFFFFF" w:tentative="1">
      <w:start w:val="1"/>
      <w:numFmt w:val="lowerRoman"/>
      <w:lvlText w:val="%6."/>
      <w:lvlJc w:val="right"/>
      <w:pPr>
        <w:ind w:left="3860" w:hanging="180"/>
      </w:pPr>
    </w:lvl>
    <w:lvl w:ilvl="6" w:tplc="FFFFFFFF" w:tentative="1">
      <w:start w:val="1"/>
      <w:numFmt w:val="decimal"/>
      <w:lvlText w:val="%7."/>
      <w:lvlJc w:val="left"/>
      <w:pPr>
        <w:ind w:left="4580" w:hanging="360"/>
      </w:pPr>
    </w:lvl>
    <w:lvl w:ilvl="7" w:tplc="FFFFFFFF" w:tentative="1">
      <w:start w:val="1"/>
      <w:numFmt w:val="lowerLetter"/>
      <w:lvlText w:val="%8."/>
      <w:lvlJc w:val="left"/>
      <w:pPr>
        <w:ind w:left="5300" w:hanging="360"/>
      </w:pPr>
    </w:lvl>
    <w:lvl w:ilvl="8" w:tplc="FFFFFFFF" w:tentative="1">
      <w:start w:val="1"/>
      <w:numFmt w:val="lowerRoman"/>
      <w:lvlText w:val="%9."/>
      <w:lvlJc w:val="right"/>
      <w:pPr>
        <w:ind w:left="6020" w:hanging="180"/>
      </w:pPr>
    </w:lvl>
  </w:abstractNum>
  <w:num w:numId="1" w16cid:durableId="1704474254">
    <w:abstractNumId w:val="17"/>
  </w:num>
  <w:num w:numId="2" w16cid:durableId="1182279118">
    <w:abstractNumId w:val="2"/>
  </w:num>
  <w:num w:numId="3" w16cid:durableId="83192768">
    <w:abstractNumId w:val="1"/>
  </w:num>
  <w:num w:numId="4" w16cid:durableId="1311791867">
    <w:abstractNumId w:val="16"/>
  </w:num>
  <w:num w:numId="5" w16cid:durableId="171183208">
    <w:abstractNumId w:val="9"/>
  </w:num>
  <w:num w:numId="6" w16cid:durableId="1268463963">
    <w:abstractNumId w:val="10"/>
  </w:num>
  <w:num w:numId="7" w16cid:durableId="4393726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6"/>
  </w:num>
  <w:num w:numId="9" w16cid:durableId="1950312838">
    <w:abstractNumId w:val="3"/>
  </w:num>
  <w:num w:numId="10" w16cid:durableId="881602541">
    <w:abstractNumId w:val="11"/>
  </w:num>
  <w:num w:numId="11" w16cid:durableId="830146748">
    <w:abstractNumId w:val="0"/>
  </w:num>
  <w:num w:numId="12" w16cid:durableId="947540831">
    <w:abstractNumId w:val="22"/>
  </w:num>
  <w:num w:numId="13" w16cid:durableId="1525364928">
    <w:abstractNumId w:val="20"/>
  </w:num>
  <w:num w:numId="14" w16cid:durableId="1302808264">
    <w:abstractNumId w:val="8"/>
  </w:num>
  <w:num w:numId="15" w16cid:durableId="2114203418">
    <w:abstractNumId w:val="4"/>
  </w:num>
  <w:num w:numId="16" w16cid:durableId="25953093">
    <w:abstractNumId w:val="5"/>
  </w:num>
  <w:num w:numId="17" w16cid:durableId="1999729563">
    <w:abstractNumId w:val="18"/>
  </w:num>
  <w:num w:numId="18" w16cid:durableId="1405490396">
    <w:abstractNumId w:val="23"/>
  </w:num>
  <w:num w:numId="19" w16cid:durableId="1976980971">
    <w:abstractNumId w:val="30"/>
  </w:num>
  <w:num w:numId="20" w16cid:durableId="1766267671">
    <w:abstractNumId w:val="24"/>
  </w:num>
  <w:num w:numId="21" w16cid:durableId="2017150248">
    <w:abstractNumId w:val="21"/>
  </w:num>
  <w:num w:numId="22" w16cid:durableId="463886324">
    <w:abstractNumId w:val="27"/>
  </w:num>
  <w:num w:numId="23" w16cid:durableId="724333070">
    <w:abstractNumId w:val="26"/>
  </w:num>
  <w:num w:numId="24" w16cid:durableId="1652060967">
    <w:abstractNumId w:val="25"/>
  </w:num>
  <w:num w:numId="25" w16cid:durableId="370806730">
    <w:abstractNumId w:val="12"/>
  </w:num>
  <w:num w:numId="26" w16cid:durableId="325786226">
    <w:abstractNumId w:val="19"/>
  </w:num>
  <w:num w:numId="27" w16cid:durableId="1213729836">
    <w:abstractNumId w:val="13"/>
  </w:num>
  <w:num w:numId="28" w16cid:durableId="1406880685">
    <w:abstractNumId w:val="29"/>
  </w:num>
  <w:num w:numId="29" w16cid:durableId="1680309527">
    <w:abstractNumId w:val="7"/>
  </w:num>
  <w:num w:numId="30" w16cid:durableId="333385357">
    <w:abstractNumId w:val="14"/>
  </w:num>
  <w:num w:numId="31" w16cid:durableId="1019622384">
    <w:abstractNumId w:val="15"/>
  </w:num>
  <w:num w:numId="32" w16cid:durableId="82046157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hoon Choi">
    <w15:presenceInfo w15:providerId="Windows Live" w15:userId="66f27eea36bc9536"/>
  </w15:person>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0C0D"/>
    <w:rsid w:val="00001607"/>
    <w:rsid w:val="00002FAF"/>
    <w:rsid w:val="000055C6"/>
    <w:rsid w:val="00006C2F"/>
    <w:rsid w:val="00014F51"/>
    <w:rsid w:val="000160EF"/>
    <w:rsid w:val="00017F21"/>
    <w:rsid w:val="00021DD1"/>
    <w:rsid w:val="00023182"/>
    <w:rsid w:val="00031B79"/>
    <w:rsid w:val="00032B0E"/>
    <w:rsid w:val="00033001"/>
    <w:rsid w:val="0003442C"/>
    <w:rsid w:val="000364CE"/>
    <w:rsid w:val="00037970"/>
    <w:rsid w:val="000403AE"/>
    <w:rsid w:val="00043838"/>
    <w:rsid w:val="00045CDC"/>
    <w:rsid w:val="00050683"/>
    <w:rsid w:val="000510AB"/>
    <w:rsid w:val="00051829"/>
    <w:rsid w:val="00053B2E"/>
    <w:rsid w:val="000549B0"/>
    <w:rsid w:val="00055F94"/>
    <w:rsid w:val="00057BF9"/>
    <w:rsid w:val="000605A2"/>
    <w:rsid w:val="000650E5"/>
    <w:rsid w:val="00067023"/>
    <w:rsid w:val="000701B4"/>
    <w:rsid w:val="00073425"/>
    <w:rsid w:val="00080708"/>
    <w:rsid w:val="00081747"/>
    <w:rsid w:val="00081B70"/>
    <w:rsid w:val="000841E0"/>
    <w:rsid w:val="000845B9"/>
    <w:rsid w:val="0008562A"/>
    <w:rsid w:val="00085D7A"/>
    <w:rsid w:val="0009443D"/>
    <w:rsid w:val="00094640"/>
    <w:rsid w:val="00094870"/>
    <w:rsid w:val="00095D2F"/>
    <w:rsid w:val="00095EFD"/>
    <w:rsid w:val="00096646"/>
    <w:rsid w:val="000968E1"/>
    <w:rsid w:val="000A305A"/>
    <w:rsid w:val="000A4B18"/>
    <w:rsid w:val="000B6090"/>
    <w:rsid w:val="000B7123"/>
    <w:rsid w:val="000C16CA"/>
    <w:rsid w:val="000C1FE0"/>
    <w:rsid w:val="000C21BE"/>
    <w:rsid w:val="000C2592"/>
    <w:rsid w:val="000C3235"/>
    <w:rsid w:val="000C32E5"/>
    <w:rsid w:val="000C55A8"/>
    <w:rsid w:val="000D0AFE"/>
    <w:rsid w:val="000D2570"/>
    <w:rsid w:val="000D2AFD"/>
    <w:rsid w:val="000D3B67"/>
    <w:rsid w:val="000D4D33"/>
    <w:rsid w:val="000D4F4C"/>
    <w:rsid w:val="000E43F9"/>
    <w:rsid w:val="000E5EA1"/>
    <w:rsid w:val="000F2C11"/>
    <w:rsid w:val="000F3A22"/>
    <w:rsid w:val="000F400B"/>
    <w:rsid w:val="000F4EE8"/>
    <w:rsid w:val="00100C3E"/>
    <w:rsid w:val="00101EC1"/>
    <w:rsid w:val="00102631"/>
    <w:rsid w:val="00102B73"/>
    <w:rsid w:val="00103644"/>
    <w:rsid w:val="00106DA0"/>
    <w:rsid w:val="00114406"/>
    <w:rsid w:val="001166E6"/>
    <w:rsid w:val="00122BF2"/>
    <w:rsid w:val="001239EF"/>
    <w:rsid w:val="00124A09"/>
    <w:rsid w:val="00124BA8"/>
    <w:rsid w:val="00125D07"/>
    <w:rsid w:val="0012759B"/>
    <w:rsid w:val="00134E69"/>
    <w:rsid w:val="00137FCD"/>
    <w:rsid w:val="00140FC3"/>
    <w:rsid w:val="00142A71"/>
    <w:rsid w:val="00144B3E"/>
    <w:rsid w:val="001464D8"/>
    <w:rsid w:val="0014692A"/>
    <w:rsid w:val="00146C4A"/>
    <w:rsid w:val="00152AB3"/>
    <w:rsid w:val="00161DC6"/>
    <w:rsid w:val="00163322"/>
    <w:rsid w:val="00170C54"/>
    <w:rsid w:val="00172969"/>
    <w:rsid w:val="001743EC"/>
    <w:rsid w:val="00176344"/>
    <w:rsid w:val="00180047"/>
    <w:rsid w:val="00182BFA"/>
    <w:rsid w:val="001841BA"/>
    <w:rsid w:val="00184277"/>
    <w:rsid w:val="001907D5"/>
    <w:rsid w:val="0019206C"/>
    <w:rsid w:val="001935AA"/>
    <w:rsid w:val="0019431A"/>
    <w:rsid w:val="00195048"/>
    <w:rsid w:val="0019645D"/>
    <w:rsid w:val="00197BAE"/>
    <w:rsid w:val="001A3A3E"/>
    <w:rsid w:val="001A5CA7"/>
    <w:rsid w:val="001A7675"/>
    <w:rsid w:val="001B020C"/>
    <w:rsid w:val="001B0241"/>
    <w:rsid w:val="001B0334"/>
    <w:rsid w:val="001B1DBF"/>
    <w:rsid w:val="001B2E51"/>
    <w:rsid w:val="001B51AC"/>
    <w:rsid w:val="001C0082"/>
    <w:rsid w:val="001C1F35"/>
    <w:rsid w:val="001C3113"/>
    <w:rsid w:val="001C43A1"/>
    <w:rsid w:val="001C7389"/>
    <w:rsid w:val="001D3D50"/>
    <w:rsid w:val="001D4813"/>
    <w:rsid w:val="001E4199"/>
    <w:rsid w:val="001E7017"/>
    <w:rsid w:val="001E7685"/>
    <w:rsid w:val="001E7EDB"/>
    <w:rsid w:val="001F01CC"/>
    <w:rsid w:val="001F1173"/>
    <w:rsid w:val="001F1F07"/>
    <w:rsid w:val="001F2329"/>
    <w:rsid w:val="001F512A"/>
    <w:rsid w:val="001F520E"/>
    <w:rsid w:val="00201147"/>
    <w:rsid w:val="002023B0"/>
    <w:rsid w:val="0020260A"/>
    <w:rsid w:val="00204BA7"/>
    <w:rsid w:val="002067EF"/>
    <w:rsid w:val="00214E1D"/>
    <w:rsid w:val="00215B25"/>
    <w:rsid w:val="002206BB"/>
    <w:rsid w:val="0022368E"/>
    <w:rsid w:val="00224457"/>
    <w:rsid w:val="002246B1"/>
    <w:rsid w:val="00226E70"/>
    <w:rsid w:val="00232F46"/>
    <w:rsid w:val="00233A4C"/>
    <w:rsid w:val="002343F0"/>
    <w:rsid w:val="00234ABB"/>
    <w:rsid w:val="002416C1"/>
    <w:rsid w:val="00242A68"/>
    <w:rsid w:val="00244502"/>
    <w:rsid w:val="00244CF7"/>
    <w:rsid w:val="0024563F"/>
    <w:rsid w:val="00247D98"/>
    <w:rsid w:val="00250584"/>
    <w:rsid w:val="002518E0"/>
    <w:rsid w:val="00252A30"/>
    <w:rsid w:val="00253929"/>
    <w:rsid w:val="00254DB2"/>
    <w:rsid w:val="002563ED"/>
    <w:rsid w:val="002573CE"/>
    <w:rsid w:val="002577ED"/>
    <w:rsid w:val="00257ACA"/>
    <w:rsid w:val="0026038E"/>
    <w:rsid w:val="002603CC"/>
    <w:rsid w:val="00261B2B"/>
    <w:rsid w:val="0026289E"/>
    <w:rsid w:val="00262D2F"/>
    <w:rsid w:val="00262D9B"/>
    <w:rsid w:val="0026489F"/>
    <w:rsid w:val="00267E42"/>
    <w:rsid w:val="00271FB7"/>
    <w:rsid w:val="002775B6"/>
    <w:rsid w:val="0027792D"/>
    <w:rsid w:val="00277E86"/>
    <w:rsid w:val="002823EC"/>
    <w:rsid w:val="00282E76"/>
    <w:rsid w:val="002852C3"/>
    <w:rsid w:val="00285E41"/>
    <w:rsid w:val="00287A88"/>
    <w:rsid w:val="002900CA"/>
    <w:rsid w:val="00290320"/>
    <w:rsid w:val="0029152D"/>
    <w:rsid w:val="002947C5"/>
    <w:rsid w:val="002A338D"/>
    <w:rsid w:val="002A4477"/>
    <w:rsid w:val="002A627A"/>
    <w:rsid w:val="002A6DAA"/>
    <w:rsid w:val="002A7C38"/>
    <w:rsid w:val="002B00ED"/>
    <w:rsid w:val="002B2C93"/>
    <w:rsid w:val="002B42A7"/>
    <w:rsid w:val="002B5D32"/>
    <w:rsid w:val="002B6B90"/>
    <w:rsid w:val="002B795C"/>
    <w:rsid w:val="002C00DD"/>
    <w:rsid w:val="002D0775"/>
    <w:rsid w:val="002D56A4"/>
    <w:rsid w:val="002D7E8D"/>
    <w:rsid w:val="002E0487"/>
    <w:rsid w:val="002E04FE"/>
    <w:rsid w:val="002E0725"/>
    <w:rsid w:val="002E166D"/>
    <w:rsid w:val="002E1CF4"/>
    <w:rsid w:val="002E2421"/>
    <w:rsid w:val="002E2870"/>
    <w:rsid w:val="002E518B"/>
    <w:rsid w:val="002F0AFF"/>
    <w:rsid w:val="002F1106"/>
    <w:rsid w:val="002F1CB5"/>
    <w:rsid w:val="002F221E"/>
    <w:rsid w:val="002F245B"/>
    <w:rsid w:val="002F7F42"/>
    <w:rsid w:val="0030049E"/>
    <w:rsid w:val="00305C29"/>
    <w:rsid w:val="0030678A"/>
    <w:rsid w:val="0031286C"/>
    <w:rsid w:val="00313303"/>
    <w:rsid w:val="003139BD"/>
    <w:rsid w:val="00314699"/>
    <w:rsid w:val="0031513B"/>
    <w:rsid w:val="0031624A"/>
    <w:rsid w:val="00316EE5"/>
    <w:rsid w:val="00322606"/>
    <w:rsid w:val="0032294F"/>
    <w:rsid w:val="00331D00"/>
    <w:rsid w:val="0034083F"/>
    <w:rsid w:val="003425A0"/>
    <w:rsid w:val="003517AA"/>
    <w:rsid w:val="003529C0"/>
    <w:rsid w:val="00357347"/>
    <w:rsid w:val="003606BB"/>
    <w:rsid w:val="0036091A"/>
    <w:rsid w:val="00360F0B"/>
    <w:rsid w:val="003619DD"/>
    <w:rsid w:val="00362591"/>
    <w:rsid w:val="00363421"/>
    <w:rsid w:val="0036444F"/>
    <w:rsid w:val="00364DF0"/>
    <w:rsid w:val="003665D1"/>
    <w:rsid w:val="0036779C"/>
    <w:rsid w:val="00371CAB"/>
    <w:rsid w:val="0037269A"/>
    <w:rsid w:val="003746B0"/>
    <w:rsid w:val="003763A3"/>
    <w:rsid w:val="003773D3"/>
    <w:rsid w:val="003802EB"/>
    <w:rsid w:val="00380400"/>
    <w:rsid w:val="00381035"/>
    <w:rsid w:val="0038333C"/>
    <w:rsid w:val="00384E1C"/>
    <w:rsid w:val="00386235"/>
    <w:rsid w:val="003913E5"/>
    <w:rsid w:val="003925BF"/>
    <w:rsid w:val="00393662"/>
    <w:rsid w:val="00393B56"/>
    <w:rsid w:val="00397BCF"/>
    <w:rsid w:val="00397FED"/>
    <w:rsid w:val="003A1B9A"/>
    <w:rsid w:val="003A378E"/>
    <w:rsid w:val="003A4F3E"/>
    <w:rsid w:val="003A719A"/>
    <w:rsid w:val="003B27F4"/>
    <w:rsid w:val="003B37D8"/>
    <w:rsid w:val="003B7E1D"/>
    <w:rsid w:val="003C03B3"/>
    <w:rsid w:val="003C3FBC"/>
    <w:rsid w:val="003C6504"/>
    <w:rsid w:val="003C79AC"/>
    <w:rsid w:val="003D2C35"/>
    <w:rsid w:val="003D3261"/>
    <w:rsid w:val="003D7AB7"/>
    <w:rsid w:val="003E03D8"/>
    <w:rsid w:val="003F021E"/>
    <w:rsid w:val="003F596E"/>
    <w:rsid w:val="003F6627"/>
    <w:rsid w:val="00402320"/>
    <w:rsid w:val="00404558"/>
    <w:rsid w:val="004063A4"/>
    <w:rsid w:val="00414710"/>
    <w:rsid w:val="0041646C"/>
    <w:rsid w:val="00420026"/>
    <w:rsid w:val="004233C5"/>
    <w:rsid w:val="00424046"/>
    <w:rsid w:val="0042517C"/>
    <w:rsid w:val="00425DF1"/>
    <w:rsid w:val="004268C1"/>
    <w:rsid w:val="00432E17"/>
    <w:rsid w:val="00433848"/>
    <w:rsid w:val="00435C39"/>
    <w:rsid w:val="004361AA"/>
    <w:rsid w:val="00441AE4"/>
    <w:rsid w:val="00445D5C"/>
    <w:rsid w:val="004475CB"/>
    <w:rsid w:val="00451AA0"/>
    <w:rsid w:val="00457FBC"/>
    <w:rsid w:val="00471B8C"/>
    <w:rsid w:val="00472A77"/>
    <w:rsid w:val="0047369D"/>
    <w:rsid w:val="00473DBC"/>
    <w:rsid w:val="00474613"/>
    <w:rsid w:val="00474C78"/>
    <w:rsid w:val="0047611D"/>
    <w:rsid w:val="00477CB1"/>
    <w:rsid w:val="0048024A"/>
    <w:rsid w:val="00481C72"/>
    <w:rsid w:val="0048226A"/>
    <w:rsid w:val="004823A3"/>
    <w:rsid w:val="0048247F"/>
    <w:rsid w:val="00482598"/>
    <w:rsid w:val="00482F91"/>
    <w:rsid w:val="0048420C"/>
    <w:rsid w:val="0048466A"/>
    <w:rsid w:val="00484B73"/>
    <w:rsid w:val="00484E5D"/>
    <w:rsid w:val="0049251F"/>
    <w:rsid w:val="00493121"/>
    <w:rsid w:val="00494985"/>
    <w:rsid w:val="004A3DB8"/>
    <w:rsid w:val="004A4790"/>
    <w:rsid w:val="004A4B26"/>
    <w:rsid w:val="004A6D87"/>
    <w:rsid w:val="004B1FFD"/>
    <w:rsid w:val="004B29E3"/>
    <w:rsid w:val="004B2D5E"/>
    <w:rsid w:val="004B37F0"/>
    <w:rsid w:val="004B3F05"/>
    <w:rsid w:val="004B7C98"/>
    <w:rsid w:val="004B7EA9"/>
    <w:rsid w:val="004C0A1B"/>
    <w:rsid w:val="004C0A56"/>
    <w:rsid w:val="004C1E98"/>
    <w:rsid w:val="004C23FC"/>
    <w:rsid w:val="004C2573"/>
    <w:rsid w:val="004C3084"/>
    <w:rsid w:val="004C3C7A"/>
    <w:rsid w:val="004C72C9"/>
    <w:rsid w:val="004D12E0"/>
    <w:rsid w:val="004D1867"/>
    <w:rsid w:val="004D2B53"/>
    <w:rsid w:val="004D4990"/>
    <w:rsid w:val="004D5BE0"/>
    <w:rsid w:val="004E0D17"/>
    <w:rsid w:val="004E45B5"/>
    <w:rsid w:val="004E539D"/>
    <w:rsid w:val="004E576C"/>
    <w:rsid w:val="004E6845"/>
    <w:rsid w:val="004F2102"/>
    <w:rsid w:val="004F5411"/>
    <w:rsid w:val="004F5715"/>
    <w:rsid w:val="004F789A"/>
    <w:rsid w:val="005061EF"/>
    <w:rsid w:val="00507728"/>
    <w:rsid w:val="00512189"/>
    <w:rsid w:val="0051327B"/>
    <w:rsid w:val="0051635C"/>
    <w:rsid w:val="005214E3"/>
    <w:rsid w:val="00521986"/>
    <w:rsid w:val="0052216E"/>
    <w:rsid w:val="0052303A"/>
    <w:rsid w:val="00526147"/>
    <w:rsid w:val="00533096"/>
    <w:rsid w:val="00533E1B"/>
    <w:rsid w:val="00535DD1"/>
    <w:rsid w:val="005374B1"/>
    <w:rsid w:val="0054353F"/>
    <w:rsid w:val="00543C51"/>
    <w:rsid w:val="0054761E"/>
    <w:rsid w:val="00550D56"/>
    <w:rsid w:val="00551863"/>
    <w:rsid w:val="00553009"/>
    <w:rsid w:val="00553868"/>
    <w:rsid w:val="00560D5F"/>
    <w:rsid w:val="00560EB8"/>
    <w:rsid w:val="0056175C"/>
    <w:rsid w:val="00563143"/>
    <w:rsid w:val="005632CE"/>
    <w:rsid w:val="0056364D"/>
    <w:rsid w:val="005669E9"/>
    <w:rsid w:val="00571093"/>
    <w:rsid w:val="005721F1"/>
    <w:rsid w:val="0058165F"/>
    <w:rsid w:val="00582BD0"/>
    <w:rsid w:val="005910EA"/>
    <w:rsid w:val="005916DE"/>
    <w:rsid w:val="0059348A"/>
    <w:rsid w:val="005963ED"/>
    <w:rsid w:val="005A170E"/>
    <w:rsid w:val="005A2567"/>
    <w:rsid w:val="005A4654"/>
    <w:rsid w:val="005A484F"/>
    <w:rsid w:val="005A49EB"/>
    <w:rsid w:val="005A59B9"/>
    <w:rsid w:val="005A5B4F"/>
    <w:rsid w:val="005B0176"/>
    <w:rsid w:val="005B1694"/>
    <w:rsid w:val="005B43C2"/>
    <w:rsid w:val="005B57A8"/>
    <w:rsid w:val="005B6A7B"/>
    <w:rsid w:val="005C18AE"/>
    <w:rsid w:val="005C44C7"/>
    <w:rsid w:val="005C68BC"/>
    <w:rsid w:val="005C78A5"/>
    <w:rsid w:val="005C7A9F"/>
    <w:rsid w:val="005D05F0"/>
    <w:rsid w:val="005D4B16"/>
    <w:rsid w:val="005D4E84"/>
    <w:rsid w:val="005E2D10"/>
    <w:rsid w:val="005E37F0"/>
    <w:rsid w:val="005E3BDF"/>
    <w:rsid w:val="005E58C8"/>
    <w:rsid w:val="005E69DC"/>
    <w:rsid w:val="005F0B9B"/>
    <w:rsid w:val="005F0DEA"/>
    <w:rsid w:val="005F1061"/>
    <w:rsid w:val="005F108F"/>
    <w:rsid w:val="005F12E8"/>
    <w:rsid w:val="005F4497"/>
    <w:rsid w:val="005F4643"/>
    <w:rsid w:val="005F53AB"/>
    <w:rsid w:val="005F53EC"/>
    <w:rsid w:val="005F5E3C"/>
    <w:rsid w:val="005F66C4"/>
    <w:rsid w:val="00601EA2"/>
    <w:rsid w:val="00604EAC"/>
    <w:rsid w:val="00605B46"/>
    <w:rsid w:val="00606542"/>
    <w:rsid w:val="006068A7"/>
    <w:rsid w:val="006068E5"/>
    <w:rsid w:val="00606EC9"/>
    <w:rsid w:val="00607688"/>
    <w:rsid w:val="00612941"/>
    <w:rsid w:val="00613800"/>
    <w:rsid w:val="00613B4C"/>
    <w:rsid w:val="006147A4"/>
    <w:rsid w:val="00615A90"/>
    <w:rsid w:val="006176D2"/>
    <w:rsid w:val="006209FC"/>
    <w:rsid w:val="00621141"/>
    <w:rsid w:val="0062298E"/>
    <w:rsid w:val="00624189"/>
    <w:rsid w:val="0062442A"/>
    <w:rsid w:val="00625335"/>
    <w:rsid w:val="00627FD8"/>
    <w:rsid w:val="00631600"/>
    <w:rsid w:val="00631ED4"/>
    <w:rsid w:val="00632D88"/>
    <w:rsid w:val="006334F8"/>
    <w:rsid w:val="00635FA8"/>
    <w:rsid w:val="0063613F"/>
    <w:rsid w:val="00636D0A"/>
    <w:rsid w:val="00640741"/>
    <w:rsid w:val="006409B5"/>
    <w:rsid w:val="00640D60"/>
    <w:rsid w:val="00642854"/>
    <w:rsid w:val="00645190"/>
    <w:rsid w:val="00650793"/>
    <w:rsid w:val="00650E1D"/>
    <w:rsid w:val="006514FE"/>
    <w:rsid w:val="0065173B"/>
    <w:rsid w:val="00660F88"/>
    <w:rsid w:val="006615F6"/>
    <w:rsid w:val="00663059"/>
    <w:rsid w:val="00663851"/>
    <w:rsid w:val="00665B4F"/>
    <w:rsid w:val="006700B6"/>
    <w:rsid w:val="00672D5E"/>
    <w:rsid w:val="00672FA0"/>
    <w:rsid w:val="006747A9"/>
    <w:rsid w:val="00674831"/>
    <w:rsid w:val="006751B6"/>
    <w:rsid w:val="006774B8"/>
    <w:rsid w:val="00680D44"/>
    <w:rsid w:val="006821A5"/>
    <w:rsid w:val="00682CE7"/>
    <w:rsid w:val="00682F8D"/>
    <w:rsid w:val="00683328"/>
    <w:rsid w:val="00690685"/>
    <w:rsid w:val="00692539"/>
    <w:rsid w:val="0069340A"/>
    <w:rsid w:val="006947EF"/>
    <w:rsid w:val="00694E0B"/>
    <w:rsid w:val="006A16A7"/>
    <w:rsid w:val="006A20D3"/>
    <w:rsid w:val="006A24C6"/>
    <w:rsid w:val="006A2735"/>
    <w:rsid w:val="006A3004"/>
    <w:rsid w:val="006A3413"/>
    <w:rsid w:val="006B1704"/>
    <w:rsid w:val="006B68F3"/>
    <w:rsid w:val="006C32BD"/>
    <w:rsid w:val="006C45D9"/>
    <w:rsid w:val="006C4776"/>
    <w:rsid w:val="006C5BD3"/>
    <w:rsid w:val="006C60F0"/>
    <w:rsid w:val="006C7124"/>
    <w:rsid w:val="006D17D4"/>
    <w:rsid w:val="006D5953"/>
    <w:rsid w:val="006E125D"/>
    <w:rsid w:val="006E2085"/>
    <w:rsid w:val="006E42E3"/>
    <w:rsid w:val="006E6097"/>
    <w:rsid w:val="006F1036"/>
    <w:rsid w:val="006F18B8"/>
    <w:rsid w:val="006F2C29"/>
    <w:rsid w:val="006F3F1C"/>
    <w:rsid w:val="006F4022"/>
    <w:rsid w:val="006F4424"/>
    <w:rsid w:val="006F5D49"/>
    <w:rsid w:val="006F6F5A"/>
    <w:rsid w:val="006F71F0"/>
    <w:rsid w:val="00700002"/>
    <w:rsid w:val="00700308"/>
    <w:rsid w:val="007031B9"/>
    <w:rsid w:val="00703D47"/>
    <w:rsid w:val="007054D1"/>
    <w:rsid w:val="00711C84"/>
    <w:rsid w:val="007150C9"/>
    <w:rsid w:val="007169B8"/>
    <w:rsid w:val="00716B79"/>
    <w:rsid w:val="00720FBD"/>
    <w:rsid w:val="00722857"/>
    <w:rsid w:val="0072351D"/>
    <w:rsid w:val="00732E46"/>
    <w:rsid w:val="007332E2"/>
    <w:rsid w:val="00735901"/>
    <w:rsid w:val="007374D9"/>
    <w:rsid w:val="00740366"/>
    <w:rsid w:val="007428C7"/>
    <w:rsid w:val="007460BA"/>
    <w:rsid w:val="00753108"/>
    <w:rsid w:val="0075491B"/>
    <w:rsid w:val="007550F6"/>
    <w:rsid w:val="00755E64"/>
    <w:rsid w:val="00756915"/>
    <w:rsid w:val="0076108D"/>
    <w:rsid w:val="007656D6"/>
    <w:rsid w:val="0076693D"/>
    <w:rsid w:val="00771AA2"/>
    <w:rsid w:val="00773D5E"/>
    <w:rsid w:val="0077404C"/>
    <w:rsid w:val="00776FBB"/>
    <w:rsid w:val="0078251A"/>
    <w:rsid w:val="00782A0C"/>
    <w:rsid w:val="007879A7"/>
    <w:rsid w:val="007917FC"/>
    <w:rsid w:val="00791C55"/>
    <w:rsid w:val="00793055"/>
    <w:rsid w:val="00793070"/>
    <w:rsid w:val="007938DE"/>
    <w:rsid w:val="00794A86"/>
    <w:rsid w:val="00794F24"/>
    <w:rsid w:val="007A1998"/>
    <w:rsid w:val="007A20D3"/>
    <w:rsid w:val="007A2DEB"/>
    <w:rsid w:val="007A4FEB"/>
    <w:rsid w:val="007B07C3"/>
    <w:rsid w:val="007B326B"/>
    <w:rsid w:val="007B38DE"/>
    <w:rsid w:val="007B3DA3"/>
    <w:rsid w:val="007B62A7"/>
    <w:rsid w:val="007B6AAB"/>
    <w:rsid w:val="007B79F9"/>
    <w:rsid w:val="007C0434"/>
    <w:rsid w:val="007C0FBD"/>
    <w:rsid w:val="007C10AC"/>
    <w:rsid w:val="007C32FA"/>
    <w:rsid w:val="007C410D"/>
    <w:rsid w:val="007C43AA"/>
    <w:rsid w:val="007C563E"/>
    <w:rsid w:val="007C5FE2"/>
    <w:rsid w:val="007D0553"/>
    <w:rsid w:val="007D3C5A"/>
    <w:rsid w:val="007D4C3D"/>
    <w:rsid w:val="007E159E"/>
    <w:rsid w:val="007E4AF4"/>
    <w:rsid w:val="007E5119"/>
    <w:rsid w:val="007E6214"/>
    <w:rsid w:val="007E62F6"/>
    <w:rsid w:val="007E713A"/>
    <w:rsid w:val="007F333E"/>
    <w:rsid w:val="007F41FE"/>
    <w:rsid w:val="007F4495"/>
    <w:rsid w:val="007F4FB6"/>
    <w:rsid w:val="00800B90"/>
    <w:rsid w:val="0080184A"/>
    <w:rsid w:val="008031D8"/>
    <w:rsid w:val="008037C4"/>
    <w:rsid w:val="00804048"/>
    <w:rsid w:val="00804787"/>
    <w:rsid w:val="00804A00"/>
    <w:rsid w:val="008068D7"/>
    <w:rsid w:val="0080720F"/>
    <w:rsid w:val="00807EE5"/>
    <w:rsid w:val="00810E2F"/>
    <w:rsid w:val="00813371"/>
    <w:rsid w:val="00815294"/>
    <w:rsid w:val="008217E1"/>
    <w:rsid w:val="008222AD"/>
    <w:rsid w:val="00822E1A"/>
    <w:rsid w:val="00823343"/>
    <w:rsid w:val="008259F8"/>
    <w:rsid w:val="008276EE"/>
    <w:rsid w:val="00827FB8"/>
    <w:rsid w:val="008306C4"/>
    <w:rsid w:val="008313C6"/>
    <w:rsid w:val="00835C2A"/>
    <w:rsid w:val="008371A2"/>
    <w:rsid w:val="00837C46"/>
    <w:rsid w:val="00843F4D"/>
    <w:rsid w:val="00850A9A"/>
    <w:rsid w:val="00851B4D"/>
    <w:rsid w:val="00851C6A"/>
    <w:rsid w:val="00855EFA"/>
    <w:rsid w:val="0086081B"/>
    <w:rsid w:val="00860C6B"/>
    <w:rsid w:val="00861984"/>
    <w:rsid w:val="00861CED"/>
    <w:rsid w:val="0086288B"/>
    <w:rsid w:val="008658FF"/>
    <w:rsid w:val="0087099B"/>
    <w:rsid w:val="00873578"/>
    <w:rsid w:val="008740E3"/>
    <w:rsid w:val="00874977"/>
    <w:rsid w:val="00874F20"/>
    <w:rsid w:val="00881183"/>
    <w:rsid w:val="00883AED"/>
    <w:rsid w:val="00884026"/>
    <w:rsid w:val="0088523D"/>
    <w:rsid w:val="008856C3"/>
    <w:rsid w:val="00886E8F"/>
    <w:rsid w:val="00891DF2"/>
    <w:rsid w:val="0089298D"/>
    <w:rsid w:val="008A35D1"/>
    <w:rsid w:val="008A519F"/>
    <w:rsid w:val="008A6129"/>
    <w:rsid w:val="008A7DFE"/>
    <w:rsid w:val="008B3089"/>
    <w:rsid w:val="008B4F05"/>
    <w:rsid w:val="008B6C77"/>
    <w:rsid w:val="008C1302"/>
    <w:rsid w:val="008C56EA"/>
    <w:rsid w:val="008C6819"/>
    <w:rsid w:val="008D0925"/>
    <w:rsid w:val="008D1D45"/>
    <w:rsid w:val="008D492D"/>
    <w:rsid w:val="008D5149"/>
    <w:rsid w:val="008D5B0C"/>
    <w:rsid w:val="008E01AA"/>
    <w:rsid w:val="008E06D6"/>
    <w:rsid w:val="008E1FF8"/>
    <w:rsid w:val="008E2D00"/>
    <w:rsid w:val="008E318B"/>
    <w:rsid w:val="008E4F03"/>
    <w:rsid w:val="008F4B28"/>
    <w:rsid w:val="009040EB"/>
    <w:rsid w:val="00905CC9"/>
    <w:rsid w:val="00907276"/>
    <w:rsid w:val="0091085A"/>
    <w:rsid w:val="009123C7"/>
    <w:rsid w:val="009137DF"/>
    <w:rsid w:val="009142F4"/>
    <w:rsid w:val="00914A2C"/>
    <w:rsid w:val="00916492"/>
    <w:rsid w:val="00917FE7"/>
    <w:rsid w:val="00925F78"/>
    <w:rsid w:val="00926540"/>
    <w:rsid w:val="009267C9"/>
    <w:rsid w:val="00926C6D"/>
    <w:rsid w:val="00926EDD"/>
    <w:rsid w:val="009312F6"/>
    <w:rsid w:val="00932A71"/>
    <w:rsid w:val="00932FBA"/>
    <w:rsid w:val="0093488E"/>
    <w:rsid w:val="00935FA5"/>
    <w:rsid w:val="009407D5"/>
    <w:rsid w:val="00943DD5"/>
    <w:rsid w:val="00945296"/>
    <w:rsid w:val="009454A2"/>
    <w:rsid w:val="0094684D"/>
    <w:rsid w:val="00946E6E"/>
    <w:rsid w:val="0094706B"/>
    <w:rsid w:val="00947F99"/>
    <w:rsid w:val="00951D3B"/>
    <w:rsid w:val="009549F3"/>
    <w:rsid w:val="00954BD6"/>
    <w:rsid w:val="009550F6"/>
    <w:rsid w:val="00956469"/>
    <w:rsid w:val="009573E5"/>
    <w:rsid w:val="0096199E"/>
    <w:rsid w:val="009625CB"/>
    <w:rsid w:val="00962D2C"/>
    <w:rsid w:val="00966016"/>
    <w:rsid w:val="00967FAB"/>
    <w:rsid w:val="00973A4C"/>
    <w:rsid w:val="00974017"/>
    <w:rsid w:val="00975E3D"/>
    <w:rsid w:val="00977863"/>
    <w:rsid w:val="00980C52"/>
    <w:rsid w:val="00981115"/>
    <w:rsid w:val="00984503"/>
    <w:rsid w:val="00986618"/>
    <w:rsid w:val="00986B43"/>
    <w:rsid w:val="00987F99"/>
    <w:rsid w:val="009906F1"/>
    <w:rsid w:val="0099315A"/>
    <w:rsid w:val="00995894"/>
    <w:rsid w:val="00997D18"/>
    <w:rsid w:val="009A005F"/>
    <w:rsid w:val="009A0AA6"/>
    <w:rsid w:val="009A0F73"/>
    <w:rsid w:val="009A132F"/>
    <w:rsid w:val="009A3726"/>
    <w:rsid w:val="009A43A7"/>
    <w:rsid w:val="009A5745"/>
    <w:rsid w:val="009A78AD"/>
    <w:rsid w:val="009A7A29"/>
    <w:rsid w:val="009A7D16"/>
    <w:rsid w:val="009B1F9F"/>
    <w:rsid w:val="009B2D9A"/>
    <w:rsid w:val="009B429F"/>
    <w:rsid w:val="009B581A"/>
    <w:rsid w:val="009B754D"/>
    <w:rsid w:val="009B7DF2"/>
    <w:rsid w:val="009C089F"/>
    <w:rsid w:val="009C1FA4"/>
    <w:rsid w:val="009C5DE6"/>
    <w:rsid w:val="009C7829"/>
    <w:rsid w:val="009D0B85"/>
    <w:rsid w:val="009D14F3"/>
    <w:rsid w:val="009D267F"/>
    <w:rsid w:val="009D3993"/>
    <w:rsid w:val="009D550E"/>
    <w:rsid w:val="009E02DD"/>
    <w:rsid w:val="009E0FBB"/>
    <w:rsid w:val="009E16FF"/>
    <w:rsid w:val="009E2C51"/>
    <w:rsid w:val="009E5352"/>
    <w:rsid w:val="009E73E3"/>
    <w:rsid w:val="009E7D6D"/>
    <w:rsid w:val="009F6486"/>
    <w:rsid w:val="00A003C7"/>
    <w:rsid w:val="00A00697"/>
    <w:rsid w:val="00A00DC8"/>
    <w:rsid w:val="00A03F66"/>
    <w:rsid w:val="00A0401E"/>
    <w:rsid w:val="00A04C2F"/>
    <w:rsid w:val="00A05E43"/>
    <w:rsid w:val="00A10BC8"/>
    <w:rsid w:val="00A145AE"/>
    <w:rsid w:val="00A16946"/>
    <w:rsid w:val="00A20C98"/>
    <w:rsid w:val="00A2208F"/>
    <w:rsid w:val="00A230DC"/>
    <w:rsid w:val="00A24585"/>
    <w:rsid w:val="00A26A6A"/>
    <w:rsid w:val="00A27561"/>
    <w:rsid w:val="00A30C42"/>
    <w:rsid w:val="00A30F7C"/>
    <w:rsid w:val="00A320DF"/>
    <w:rsid w:val="00A32B96"/>
    <w:rsid w:val="00A34F80"/>
    <w:rsid w:val="00A41540"/>
    <w:rsid w:val="00A432B2"/>
    <w:rsid w:val="00A44D56"/>
    <w:rsid w:val="00A45368"/>
    <w:rsid w:val="00A51567"/>
    <w:rsid w:val="00A519C9"/>
    <w:rsid w:val="00A52070"/>
    <w:rsid w:val="00A52B0B"/>
    <w:rsid w:val="00A530D2"/>
    <w:rsid w:val="00A53A11"/>
    <w:rsid w:val="00A5460B"/>
    <w:rsid w:val="00A56BE0"/>
    <w:rsid w:val="00A60782"/>
    <w:rsid w:val="00A60788"/>
    <w:rsid w:val="00A6122B"/>
    <w:rsid w:val="00A65256"/>
    <w:rsid w:val="00A65888"/>
    <w:rsid w:val="00A66F7A"/>
    <w:rsid w:val="00A71728"/>
    <w:rsid w:val="00A72C9C"/>
    <w:rsid w:val="00A731CD"/>
    <w:rsid w:val="00A73558"/>
    <w:rsid w:val="00A80BDA"/>
    <w:rsid w:val="00A81B58"/>
    <w:rsid w:val="00A8318D"/>
    <w:rsid w:val="00A853F3"/>
    <w:rsid w:val="00A86237"/>
    <w:rsid w:val="00A87922"/>
    <w:rsid w:val="00A904D0"/>
    <w:rsid w:val="00A92638"/>
    <w:rsid w:val="00A96E79"/>
    <w:rsid w:val="00A976D8"/>
    <w:rsid w:val="00AA0615"/>
    <w:rsid w:val="00AA238D"/>
    <w:rsid w:val="00AA46ED"/>
    <w:rsid w:val="00AA4F84"/>
    <w:rsid w:val="00AA5225"/>
    <w:rsid w:val="00AA6C6D"/>
    <w:rsid w:val="00AB100D"/>
    <w:rsid w:val="00AB2F90"/>
    <w:rsid w:val="00AB3FAC"/>
    <w:rsid w:val="00AB4C22"/>
    <w:rsid w:val="00AB63C5"/>
    <w:rsid w:val="00AB7DEC"/>
    <w:rsid w:val="00AC0FD4"/>
    <w:rsid w:val="00AC5754"/>
    <w:rsid w:val="00AD0AE1"/>
    <w:rsid w:val="00AD21D4"/>
    <w:rsid w:val="00AD405E"/>
    <w:rsid w:val="00AD4EE1"/>
    <w:rsid w:val="00AE1010"/>
    <w:rsid w:val="00AE2122"/>
    <w:rsid w:val="00AE7080"/>
    <w:rsid w:val="00AF28C0"/>
    <w:rsid w:val="00AF2A1A"/>
    <w:rsid w:val="00AF3089"/>
    <w:rsid w:val="00AF3179"/>
    <w:rsid w:val="00AF44B4"/>
    <w:rsid w:val="00AF49C6"/>
    <w:rsid w:val="00B05CCE"/>
    <w:rsid w:val="00B05FE4"/>
    <w:rsid w:val="00B07BB7"/>
    <w:rsid w:val="00B07F51"/>
    <w:rsid w:val="00B1067E"/>
    <w:rsid w:val="00B10AF1"/>
    <w:rsid w:val="00B15265"/>
    <w:rsid w:val="00B17AA3"/>
    <w:rsid w:val="00B20A07"/>
    <w:rsid w:val="00B23352"/>
    <w:rsid w:val="00B23F37"/>
    <w:rsid w:val="00B243C6"/>
    <w:rsid w:val="00B247C6"/>
    <w:rsid w:val="00B354E2"/>
    <w:rsid w:val="00B36E91"/>
    <w:rsid w:val="00B42515"/>
    <w:rsid w:val="00B51AB6"/>
    <w:rsid w:val="00B54450"/>
    <w:rsid w:val="00B545F7"/>
    <w:rsid w:val="00B550B0"/>
    <w:rsid w:val="00B55460"/>
    <w:rsid w:val="00B5658B"/>
    <w:rsid w:val="00B567B8"/>
    <w:rsid w:val="00B60677"/>
    <w:rsid w:val="00B630FA"/>
    <w:rsid w:val="00B63E19"/>
    <w:rsid w:val="00B63E56"/>
    <w:rsid w:val="00B645F5"/>
    <w:rsid w:val="00B67A01"/>
    <w:rsid w:val="00B70D08"/>
    <w:rsid w:val="00B73525"/>
    <w:rsid w:val="00B75EE7"/>
    <w:rsid w:val="00B8099A"/>
    <w:rsid w:val="00B83635"/>
    <w:rsid w:val="00B8367F"/>
    <w:rsid w:val="00B848C7"/>
    <w:rsid w:val="00B8656E"/>
    <w:rsid w:val="00B872CF"/>
    <w:rsid w:val="00B90A0B"/>
    <w:rsid w:val="00B91646"/>
    <w:rsid w:val="00B94749"/>
    <w:rsid w:val="00B94FE6"/>
    <w:rsid w:val="00B95F5A"/>
    <w:rsid w:val="00B96DCA"/>
    <w:rsid w:val="00B973B4"/>
    <w:rsid w:val="00BA104F"/>
    <w:rsid w:val="00BA1AAD"/>
    <w:rsid w:val="00BA3BEC"/>
    <w:rsid w:val="00BA3D37"/>
    <w:rsid w:val="00BB00A5"/>
    <w:rsid w:val="00BB3AA2"/>
    <w:rsid w:val="00BB4E0D"/>
    <w:rsid w:val="00BB50F6"/>
    <w:rsid w:val="00BC0495"/>
    <w:rsid w:val="00BD0FB1"/>
    <w:rsid w:val="00BD2A15"/>
    <w:rsid w:val="00BD4EA5"/>
    <w:rsid w:val="00BD50D6"/>
    <w:rsid w:val="00BD77A8"/>
    <w:rsid w:val="00BD78AD"/>
    <w:rsid w:val="00BE2BAA"/>
    <w:rsid w:val="00BE4774"/>
    <w:rsid w:val="00BE5F28"/>
    <w:rsid w:val="00BF3004"/>
    <w:rsid w:val="00BF30CE"/>
    <w:rsid w:val="00BF7026"/>
    <w:rsid w:val="00C03960"/>
    <w:rsid w:val="00C04F49"/>
    <w:rsid w:val="00C14005"/>
    <w:rsid w:val="00C16047"/>
    <w:rsid w:val="00C20B68"/>
    <w:rsid w:val="00C20DFD"/>
    <w:rsid w:val="00C22879"/>
    <w:rsid w:val="00C25825"/>
    <w:rsid w:val="00C26864"/>
    <w:rsid w:val="00C271C8"/>
    <w:rsid w:val="00C27986"/>
    <w:rsid w:val="00C30B93"/>
    <w:rsid w:val="00C3775B"/>
    <w:rsid w:val="00C377F4"/>
    <w:rsid w:val="00C419D2"/>
    <w:rsid w:val="00C52F3D"/>
    <w:rsid w:val="00C54B70"/>
    <w:rsid w:val="00C56418"/>
    <w:rsid w:val="00C6273B"/>
    <w:rsid w:val="00C64D24"/>
    <w:rsid w:val="00C6572B"/>
    <w:rsid w:val="00C72820"/>
    <w:rsid w:val="00C74E2B"/>
    <w:rsid w:val="00C7592D"/>
    <w:rsid w:val="00C75E6E"/>
    <w:rsid w:val="00C762BA"/>
    <w:rsid w:val="00C7639E"/>
    <w:rsid w:val="00C8083C"/>
    <w:rsid w:val="00C821C0"/>
    <w:rsid w:val="00C83BFC"/>
    <w:rsid w:val="00C86C48"/>
    <w:rsid w:val="00C9162C"/>
    <w:rsid w:val="00C925E0"/>
    <w:rsid w:val="00C92BC5"/>
    <w:rsid w:val="00C936BE"/>
    <w:rsid w:val="00C94BBD"/>
    <w:rsid w:val="00C9515B"/>
    <w:rsid w:val="00CA157D"/>
    <w:rsid w:val="00CA36FA"/>
    <w:rsid w:val="00CA560A"/>
    <w:rsid w:val="00CA5B9C"/>
    <w:rsid w:val="00CA78F8"/>
    <w:rsid w:val="00CB0933"/>
    <w:rsid w:val="00CB0BCB"/>
    <w:rsid w:val="00CB3B06"/>
    <w:rsid w:val="00CB5CB4"/>
    <w:rsid w:val="00CB7A6C"/>
    <w:rsid w:val="00CC0E47"/>
    <w:rsid w:val="00CC1C75"/>
    <w:rsid w:val="00CC21A8"/>
    <w:rsid w:val="00CD4271"/>
    <w:rsid w:val="00CD54DC"/>
    <w:rsid w:val="00CD5EEA"/>
    <w:rsid w:val="00CE0D3B"/>
    <w:rsid w:val="00CE3F14"/>
    <w:rsid w:val="00CE783E"/>
    <w:rsid w:val="00CF2E94"/>
    <w:rsid w:val="00CF48E2"/>
    <w:rsid w:val="00CF7924"/>
    <w:rsid w:val="00D00492"/>
    <w:rsid w:val="00D0085C"/>
    <w:rsid w:val="00D050EC"/>
    <w:rsid w:val="00D05F12"/>
    <w:rsid w:val="00D06123"/>
    <w:rsid w:val="00D0690E"/>
    <w:rsid w:val="00D06AF6"/>
    <w:rsid w:val="00D101FD"/>
    <w:rsid w:val="00D10AC8"/>
    <w:rsid w:val="00D11692"/>
    <w:rsid w:val="00D15B9A"/>
    <w:rsid w:val="00D171CE"/>
    <w:rsid w:val="00D20E00"/>
    <w:rsid w:val="00D23976"/>
    <w:rsid w:val="00D248E9"/>
    <w:rsid w:val="00D25EE2"/>
    <w:rsid w:val="00D27DDE"/>
    <w:rsid w:val="00D32F12"/>
    <w:rsid w:val="00D36AEC"/>
    <w:rsid w:val="00D37444"/>
    <w:rsid w:val="00D409DB"/>
    <w:rsid w:val="00D40F21"/>
    <w:rsid w:val="00D44F0C"/>
    <w:rsid w:val="00D5015C"/>
    <w:rsid w:val="00D507BF"/>
    <w:rsid w:val="00D5150A"/>
    <w:rsid w:val="00D51D64"/>
    <w:rsid w:val="00D63135"/>
    <w:rsid w:val="00D63EDF"/>
    <w:rsid w:val="00D66528"/>
    <w:rsid w:val="00D70D20"/>
    <w:rsid w:val="00D7175F"/>
    <w:rsid w:val="00D71BFE"/>
    <w:rsid w:val="00D720FB"/>
    <w:rsid w:val="00D757ED"/>
    <w:rsid w:val="00D80995"/>
    <w:rsid w:val="00D83AF6"/>
    <w:rsid w:val="00D863E1"/>
    <w:rsid w:val="00D868B8"/>
    <w:rsid w:val="00D87F8B"/>
    <w:rsid w:val="00D90421"/>
    <w:rsid w:val="00D9117F"/>
    <w:rsid w:val="00D953D1"/>
    <w:rsid w:val="00D96E8D"/>
    <w:rsid w:val="00DA02B3"/>
    <w:rsid w:val="00DA1746"/>
    <w:rsid w:val="00DA34C3"/>
    <w:rsid w:val="00DA5A9A"/>
    <w:rsid w:val="00DA682F"/>
    <w:rsid w:val="00DA748C"/>
    <w:rsid w:val="00DB0522"/>
    <w:rsid w:val="00DB223A"/>
    <w:rsid w:val="00DB3364"/>
    <w:rsid w:val="00DB4355"/>
    <w:rsid w:val="00DB4A38"/>
    <w:rsid w:val="00DB7FAB"/>
    <w:rsid w:val="00DC141A"/>
    <w:rsid w:val="00DC433F"/>
    <w:rsid w:val="00DC5C14"/>
    <w:rsid w:val="00DC6F48"/>
    <w:rsid w:val="00DC758F"/>
    <w:rsid w:val="00DD13D8"/>
    <w:rsid w:val="00DD4B4D"/>
    <w:rsid w:val="00DD57C5"/>
    <w:rsid w:val="00DD5FA9"/>
    <w:rsid w:val="00DD7F24"/>
    <w:rsid w:val="00DE5B11"/>
    <w:rsid w:val="00DE6F2C"/>
    <w:rsid w:val="00DF1CF9"/>
    <w:rsid w:val="00DF447A"/>
    <w:rsid w:val="00DF6629"/>
    <w:rsid w:val="00DF6E3E"/>
    <w:rsid w:val="00DF722A"/>
    <w:rsid w:val="00E02BE6"/>
    <w:rsid w:val="00E0529E"/>
    <w:rsid w:val="00E05735"/>
    <w:rsid w:val="00E13DD6"/>
    <w:rsid w:val="00E15DE7"/>
    <w:rsid w:val="00E16683"/>
    <w:rsid w:val="00E2077B"/>
    <w:rsid w:val="00E22B7C"/>
    <w:rsid w:val="00E247D3"/>
    <w:rsid w:val="00E24DF1"/>
    <w:rsid w:val="00E24E8F"/>
    <w:rsid w:val="00E255C2"/>
    <w:rsid w:val="00E27DE4"/>
    <w:rsid w:val="00E30D60"/>
    <w:rsid w:val="00E31B29"/>
    <w:rsid w:val="00E37E71"/>
    <w:rsid w:val="00E40FAF"/>
    <w:rsid w:val="00E415CC"/>
    <w:rsid w:val="00E42CEF"/>
    <w:rsid w:val="00E44129"/>
    <w:rsid w:val="00E44838"/>
    <w:rsid w:val="00E45781"/>
    <w:rsid w:val="00E47538"/>
    <w:rsid w:val="00E5184A"/>
    <w:rsid w:val="00E53249"/>
    <w:rsid w:val="00E540C6"/>
    <w:rsid w:val="00E57D3D"/>
    <w:rsid w:val="00E6146F"/>
    <w:rsid w:val="00E625A7"/>
    <w:rsid w:val="00E627E4"/>
    <w:rsid w:val="00E62BBD"/>
    <w:rsid w:val="00E653B5"/>
    <w:rsid w:val="00E65DF7"/>
    <w:rsid w:val="00E67952"/>
    <w:rsid w:val="00E718D1"/>
    <w:rsid w:val="00E73AA2"/>
    <w:rsid w:val="00E761EE"/>
    <w:rsid w:val="00E80086"/>
    <w:rsid w:val="00E80969"/>
    <w:rsid w:val="00E81135"/>
    <w:rsid w:val="00E84A0F"/>
    <w:rsid w:val="00E85C30"/>
    <w:rsid w:val="00E8790C"/>
    <w:rsid w:val="00E879FB"/>
    <w:rsid w:val="00E90136"/>
    <w:rsid w:val="00E91454"/>
    <w:rsid w:val="00E928D4"/>
    <w:rsid w:val="00E942C2"/>
    <w:rsid w:val="00EA1B6F"/>
    <w:rsid w:val="00EA1CD1"/>
    <w:rsid w:val="00EA352F"/>
    <w:rsid w:val="00EA3992"/>
    <w:rsid w:val="00EB026C"/>
    <w:rsid w:val="00EB0608"/>
    <w:rsid w:val="00EB12D6"/>
    <w:rsid w:val="00EB21BE"/>
    <w:rsid w:val="00EB5E7A"/>
    <w:rsid w:val="00EC334C"/>
    <w:rsid w:val="00EC35CE"/>
    <w:rsid w:val="00EC52AD"/>
    <w:rsid w:val="00EC5794"/>
    <w:rsid w:val="00ED06AD"/>
    <w:rsid w:val="00ED0F53"/>
    <w:rsid w:val="00ED2022"/>
    <w:rsid w:val="00ED24E7"/>
    <w:rsid w:val="00ED7097"/>
    <w:rsid w:val="00EE01E7"/>
    <w:rsid w:val="00EE02E8"/>
    <w:rsid w:val="00EE0DAD"/>
    <w:rsid w:val="00EE1582"/>
    <w:rsid w:val="00EE1908"/>
    <w:rsid w:val="00EE40C3"/>
    <w:rsid w:val="00EF24E3"/>
    <w:rsid w:val="00EF6430"/>
    <w:rsid w:val="00EF677D"/>
    <w:rsid w:val="00EF6BFD"/>
    <w:rsid w:val="00F040EF"/>
    <w:rsid w:val="00F045CA"/>
    <w:rsid w:val="00F072D6"/>
    <w:rsid w:val="00F12532"/>
    <w:rsid w:val="00F22466"/>
    <w:rsid w:val="00F22A05"/>
    <w:rsid w:val="00F254CB"/>
    <w:rsid w:val="00F26A87"/>
    <w:rsid w:val="00F2715C"/>
    <w:rsid w:val="00F30C59"/>
    <w:rsid w:val="00F322FB"/>
    <w:rsid w:val="00F33F99"/>
    <w:rsid w:val="00F355D5"/>
    <w:rsid w:val="00F360CC"/>
    <w:rsid w:val="00F3779F"/>
    <w:rsid w:val="00F41E75"/>
    <w:rsid w:val="00F4242A"/>
    <w:rsid w:val="00F428CF"/>
    <w:rsid w:val="00F4755F"/>
    <w:rsid w:val="00F541DE"/>
    <w:rsid w:val="00F572E8"/>
    <w:rsid w:val="00F612DE"/>
    <w:rsid w:val="00F620C1"/>
    <w:rsid w:val="00F63565"/>
    <w:rsid w:val="00F6557B"/>
    <w:rsid w:val="00F67007"/>
    <w:rsid w:val="00F72BBB"/>
    <w:rsid w:val="00F77988"/>
    <w:rsid w:val="00F829E6"/>
    <w:rsid w:val="00F92432"/>
    <w:rsid w:val="00F93CE3"/>
    <w:rsid w:val="00F950BB"/>
    <w:rsid w:val="00F95735"/>
    <w:rsid w:val="00F96CE1"/>
    <w:rsid w:val="00F97566"/>
    <w:rsid w:val="00FA0BC8"/>
    <w:rsid w:val="00FA1DDD"/>
    <w:rsid w:val="00FA401B"/>
    <w:rsid w:val="00FA5136"/>
    <w:rsid w:val="00FA6C74"/>
    <w:rsid w:val="00FA6DE5"/>
    <w:rsid w:val="00FB1FB8"/>
    <w:rsid w:val="00FB3A05"/>
    <w:rsid w:val="00FB3E84"/>
    <w:rsid w:val="00FB41DF"/>
    <w:rsid w:val="00FC0C25"/>
    <w:rsid w:val="00FC2BBB"/>
    <w:rsid w:val="00FC5E2F"/>
    <w:rsid w:val="00FD227E"/>
    <w:rsid w:val="00FD36BB"/>
    <w:rsid w:val="00FD66D2"/>
    <w:rsid w:val="00FD69D2"/>
    <w:rsid w:val="00FE2900"/>
    <w:rsid w:val="00FE2FA5"/>
    <w:rsid w:val="00FE405C"/>
    <w:rsid w:val="00FE4501"/>
    <w:rsid w:val="00FE5930"/>
    <w:rsid w:val="00FE6144"/>
    <w:rsid w:val="00FE6885"/>
    <w:rsid w:val="00FF066E"/>
    <w:rsid w:val="00FF1E10"/>
    <w:rsid w:val="00FF466C"/>
    <w:rsid w:val="00FF4CDD"/>
    <w:rsid w:val="00FF654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9223D160-2325-4875-A598-18EF45BE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493121"/>
    <w:pPr>
      <w:keepNext/>
      <w:spacing w:before="240" w:after="80"/>
      <w:jc w:val="center"/>
      <w:outlineLvl w:val="0"/>
    </w:pPr>
    <w:rPr>
      <w:smallCaps/>
      <w:kern w:val="28"/>
    </w:rPr>
  </w:style>
  <w:style w:type="paragraph" w:styleId="Heading2">
    <w:name w:val="heading 2"/>
    <w:basedOn w:val="Normal"/>
    <w:next w:val="Normal"/>
    <w:link w:val="Heading2Char"/>
    <w:unhideWhenUsed/>
    <w:qFormat/>
    <w:pPr>
      <w:keepNext/>
      <w:numPr>
        <w:ilvl w:val="1"/>
        <w:numId w:val="1"/>
      </w:numPr>
      <w:spacing w:before="120" w:after="60"/>
      <w:outlineLvl w:val="1"/>
    </w:pPr>
    <w:rPr>
      <w:i/>
      <w:iCs/>
    </w:rPr>
  </w:style>
  <w:style w:type="paragraph" w:styleId="Heading3">
    <w:name w:val="heading 3"/>
    <w:basedOn w:val="Normal"/>
    <w:next w:val="Normal"/>
    <w:unhideWhenUsed/>
    <w:qFormat/>
    <w:pPr>
      <w:keepNext/>
      <w:numPr>
        <w:ilvl w:val="2"/>
        <w:numId w:val="1"/>
      </w:numPr>
      <w:outlineLvl w:val="2"/>
    </w:pPr>
    <w:rPr>
      <w:i/>
      <w:iCs/>
    </w:rPr>
  </w:style>
  <w:style w:type="paragraph" w:styleId="Heading4">
    <w:name w:val="heading 4"/>
    <w:basedOn w:val="Normal"/>
    <w:next w:val="Normal"/>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rsid w:val="00493121"/>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odyText">
    <w:name w:val="Body Text"/>
    <w:basedOn w:val="Normal"/>
    <w:link w:val="BodyTextChar"/>
    <w:uiPriority w:val="99"/>
    <w:unhideWhenUsed/>
    <w:rsid w:val="00606EC9"/>
    <w:pPr>
      <w:spacing w:after="120"/>
    </w:pPr>
  </w:style>
  <w:style w:type="character" w:customStyle="1" w:styleId="BodyTextChar">
    <w:name w:val="Body Text Char"/>
    <w:basedOn w:val="DefaultParagraphFont"/>
    <w:link w:val="BodyText"/>
    <w:uiPriority w:val="99"/>
    <w:rsid w:val="00606EC9"/>
  </w:style>
  <w:style w:type="paragraph" w:customStyle="1" w:styleId="bulletlist">
    <w:name w:val="bullet list"/>
    <w:basedOn w:val="BodyText"/>
    <w:rsid w:val="0088523D"/>
    <w:pPr>
      <w:numPr>
        <w:numId w:val="14"/>
      </w:numPr>
      <w:tabs>
        <w:tab w:val="clear" w:pos="648"/>
        <w:tab w:val="left" w:pos="288"/>
      </w:tabs>
      <w:spacing w:line="228" w:lineRule="auto"/>
      <w:ind w:left="576" w:hanging="288"/>
      <w:jc w:val="both"/>
    </w:pPr>
    <w:rPr>
      <w:rFonts w:eastAsia="SimSun"/>
      <w:spacing w:val="-1"/>
      <w:lang w:val="x-none" w:eastAsia="x-none"/>
    </w:rPr>
  </w:style>
  <w:style w:type="table" w:styleId="TableGrid">
    <w:name w:val="Table Grid"/>
    <w:basedOn w:val="TableNormal"/>
    <w:rsid w:val="00386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24E7"/>
    <w:rPr>
      <w:color w:val="666666"/>
    </w:rPr>
  </w:style>
  <w:style w:type="paragraph" w:customStyle="1" w:styleId="tablehead">
    <w:name w:val="table head"/>
    <w:rsid w:val="002A6DAA"/>
    <w:pPr>
      <w:numPr>
        <w:numId w:val="24"/>
      </w:numPr>
      <w:tabs>
        <w:tab w:val="clear" w:pos="4483"/>
        <w:tab w:val="num" w:pos="576"/>
      </w:tabs>
      <w:spacing w:before="240" w:after="120" w:line="216" w:lineRule="auto"/>
      <w:ind w:left="0" w:firstLine="216"/>
      <w:jc w:val="center"/>
    </w:pPr>
    <w:rPr>
      <w:rFonts w:eastAsia="SimSun"/>
      <w:smallCaps/>
      <w:noProof/>
      <w:sz w:val="16"/>
      <w:szCs w:val="16"/>
    </w:rPr>
  </w:style>
  <w:style w:type="paragraph" w:customStyle="1" w:styleId="references0">
    <w:name w:val="references"/>
    <w:rsid w:val="002206BB"/>
    <w:pPr>
      <w:spacing w:after="50" w:line="180" w:lineRule="exact"/>
      <w:jc w:val="both"/>
    </w:pPr>
    <w:rPr>
      <w:rFonts w:eastAsia="MS Mincho"/>
      <w:noProof/>
      <w:sz w:val="16"/>
      <w:szCs w:val="16"/>
    </w:rPr>
  </w:style>
  <w:style w:type="paragraph" w:styleId="Revision">
    <w:name w:val="Revision"/>
    <w:hidden/>
    <w:uiPriority w:val="99"/>
    <w:semiHidden/>
    <w:rsid w:val="00B848C7"/>
  </w:style>
  <w:style w:type="character" w:styleId="UnresolvedMention">
    <w:name w:val="Unresolved Mention"/>
    <w:basedOn w:val="DefaultParagraphFont"/>
    <w:uiPriority w:val="99"/>
    <w:semiHidden/>
    <w:unhideWhenUsed/>
    <w:rsid w:val="007C43AA"/>
    <w:rPr>
      <w:color w:val="605E5C"/>
      <w:shd w:val="clear" w:color="auto" w:fill="E1DFDD"/>
    </w:rPr>
  </w:style>
  <w:style w:type="character" w:styleId="Strong">
    <w:name w:val="Strong"/>
    <w:basedOn w:val="DefaultParagraphFont"/>
    <w:uiPriority w:val="22"/>
    <w:qFormat/>
    <w:rsid w:val="00CD4271"/>
    <w:rPr>
      <w:b/>
      <w:bCs/>
    </w:rPr>
  </w:style>
  <w:style w:type="character" w:customStyle="1" w:styleId="math-inline">
    <w:name w:val="math-inline"/>
    <w:basedOn w:val="DefaultParagraphFont"/>
    <w:rsid w:val="007E6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82160">
      <w:bodyDiv w:val="1"/>
      <w:marLeft w:val="0"/>
      <w:marRight w:val="0"/>
      <w:marTop w:val="0"/>
      <w:marBottom w:val="0"/>
      <w:divBdr>
        <w:top w:val="none" w:sz="0" w:space="0" w:color="auto"/>
        <w:left w:val="none" w:sz="0" w:space="0" w:color="auto"/>
        <w:bottom w:val="none" w:sz="0" w:space="0" w:color="auto"/>
        <w:right w:val="none" w:sz="0" w:space="0" w:color="auto"/>
      </w:divBdr>
    </w:div>
    <w:div w:id="1030447916">
      <w:bodyDiv w:val="1"/>
      <w:marLeft w:val="0"/>
      <w:marRight w:val="0"/>
      <w:marTop w:val="0"/>
      <w:marBottom w:val="0"/>
      <w:divBdr>
        <w:top w:val="none" w:sz="0" w:space="0" w:color="auto"/>
        <w:left w:val="none" w:sz="0" w:space="0" w:color="auto"/>
        <w:bottom w:val="none" w:sz="0" w:space="0" w:color="auto"/>
        <w:right w:val="none" w:sz="0" w:space="0" w:color="auto"/>
      </w:divBdr>
    </w:div>
    <w:div w:id="1064454431">
      <w:bodyDiv w:val="1"/>
      <w:marLeft w:val="0"/>
      <w:marRight w:val="0"/>
      <w:marTop w:val="0"/>
      <w:marBottom w:val="0"/>
      <w:divBdr>
        <w:top w:val="none" w:sz="0" w:space="0" w:color="auto"/>
        <w:left w:val="none" w:sz="0" w:space="0" w:color="auto"/>
        <w:bottom w:val="none" w:sz="0" w:space="0" w:color="auto"/>
        <w:right w:val="none" w:sz="0" w:space="0" w:color="auto"/>
      </w:divBdr>
    </w:div>
    <w:div w:id="1067343656">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1.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usb.org/sites/default/files/2021-05/USB%20PG%20USB%20PD%203.1%20DevUpdate%20Announcement_FINAL.pdf"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c57ffcad4128bebebbeb6f94864b2347">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265c210df3d1fb16bc59f446335aff20"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Props1.xml><?xml version="1.0" encoding="utf-8"?>
<ds:datastoreItem xmlns:ds="http://schemas.openxmlformats.org/officeDocument/2006/customXml" ds:itemID="{29D86208-8554-4362-9EEB-C75882309E06}">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4.xml><?xml version="1.0" encoding="utf-8"?>
<ds:datastoreItem xmlns:ds="http://schemas.openxmlformats.org/officeDocument/2006/customXml" ds:itemID="{3962E974-67C4-4086-9B98-66EAFA10F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F63CCC-BA57-44B9-B27F-DE1154572A48}">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8</Pages>
  <Words>6406</Words>
  <Characters>34594</Characters>
  <Application>Microsoft Office Word</Application>
  <DocSecurity>0</DocSecurity>
  <Lines>768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40801</CharactersWithSpaces>
  <SharedDoc>false</SharedDoc>
  <HLinks>
    <vt:vector size="6" baseType="variant">
      <vt:variant>
        <vt:i4>2424922</vt:i4>
      </vt:variant>
      <vt:variant>
        <vt:i4>0</vt:i4>
      </vt:variant>
      <vt:variant>
        <vt:i4>0</vt:i4>
      </vt:variant>
      <vt:variant>
        <vt:i4>5</vt:i4>
      </vt:variant>
      <vt:variant>
        <vt:lpwstr>https://www.usb.org/sites/default/files/2021-05/USB PG USB PD 3.1 DevUpdate Announcement_FINAL.pdf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ROQUE Karl Raymond Dela Cruz</dc:creator>
  <cp:keywords/>
  <cp:lastModifiedBy>ROQUE Karl Raymond Dela Cruz</cp:lastModifiedBy>
  <cp:revision>29</cp:revision>
  <dcterms:created xsi:type="dcterms:W3CDTF">2026-01-02T06:42:00Z</dcterms:created>
  <dcterms:modified xsi:type="dcterms:W3CDTF">2026-01-02T16:53:00Z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